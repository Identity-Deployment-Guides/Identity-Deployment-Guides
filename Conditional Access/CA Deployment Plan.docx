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509"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509" cy="1337976"/>
                              <a:chOff x="0" y="0"/>
                              <a:chExt cx="7015565"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4F0708" w:rsidRPr="004F1C64"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4F0708" w:rsidRDefault="004F0708"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4F0708" w:rsidRPr="000E3A3B"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4F0708" w:rsidRDefault="004F0708"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189" y="874347"/>
                                <a:ext cx="1587513" cy="463728"/>
                              </a:xfrm>
                              <a:prstGeom prst="rect">
                                <a:avLst/>
                              </a:prstGeom>
                              <a:noFill/>
                            </wps:spPr>
                            <wps:txbx>
                              <w:txbxContent>
                                <w:p w14:paraId="4CC56CCC"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4F0708" w:rsidRPr="000E3A3B"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4F0708" w:rsidRDefault="004F0708"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089" y="874347"/>
                                <a:ext cx="2029476" cy="463728"/>
                              </a:xfrm>
                              <a:prstGeom prst="rect">
                                <a:avLst/>
                              </a:prstGeom>
                              <a:noFill/>
                            </wps:spPr>
                            <wps:txbx>
                              <w:txbxContent>
                                <w:p w14:paraId="03BCEC62"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4F0708" w:rsidRPr="000E3A3B"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4F0708" w:rsidRDefault="004F0708"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497" y="874347"/>
                                <a:ext cx="1588783" cy="463728"/>
                              </a:xfrm>
                              <a:prstGeom prst="rect">
                                <a:avLst/>
                              </a:prstGeom>
                              <a:noFill/>
                            </wps:spPr>
                            <wps:txbx>
                              <w:txbxContent>
                                <w:p w14:paraId="3A1C900B"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4F0708" w:rsidRPr="000E3A3B"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4F0708" w:rsidRDefault="004F0708"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pt;height:105.35pt;z-index:251658246" coordsize="70155,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7C7T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hvWcj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rw7SYjTdAG8yPn/D8Uv&#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ewu03AGAABgHwAADgAAAAAAAAAAAAAAAAA6AgAAZHJzL2Uyb0RvYy54bWxQSwECLQAUAAYACAAA&#10;ACEAV33x6tQAAACtAgAAGQAAAAAAAAAAAAAAAADWCAAAZHJzL19yZWxzL2Uyb0RvYy54bWwucmVs&#10;c1BLAQItABQABgAIAAAAIQChvWcj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4F0708" w:rsidRPr="004F1C64"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4F0708" w:rsidRDefault="004F0708"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4F0708" w:rsidRPr="000E3A3B"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4F0708" w:rsidRDefault="004F0708"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1;top:8743;width:15876;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4F0708" w:rsidRPr="000E3A3B"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4F0708" w:rsidRDefault="004F0708"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0;top:8743;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4F0708" w:rsidRPr="000E3A3B"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4F0708" w:rsidRDefault="004F0708"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4;top:8743;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4F0708" w:rsidRDefault="004F0708"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4F0708" w:rsidRPr="000E3A3B" w:rsidRDefault="004F0708"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4F0708" w:rsidRDefault="004F0708"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4F0708" w:rsidRPr="00A55078" w:rsidRDefault="004F0708" w:rsidP="005402D9">
                                <w:pPr>
                                  <w:rPr>
                                    <w:b/>
                                    <w:color w:val="000000" w:themeColor="text1"/>
                                  </w:rPr>
                                </w:pPr>
                                <w:r w:rsidRPr="00A55078">
                                  <w:rPr>
                                    <w:b/>
                                    <w:color w:val="000000" w:themeColor="text1"/>
                                  </w:rPr>
                                  <w:t>Note:</w:t>
                                </w:r>
                              </w:p>
                              <w:p w14:paraId="5D401C0D" w14:textId="77777777" w:rsidR="004F0708" w:rsidRPr="00A55078" w:rsidRDefault="004F0708"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4F0708" w:rsidRPr="00DF22FF" w:rsidRDefault="004F0708"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4F0708" w:rsidRPr="00A55078" w:rsidRDefault="004F0708"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4F0708" w:rsidRPr="00A55078" w:rsidRDefault="004F0708" w:rsidP="005402D9">
                          <w:pPr>
                            <w:rPr>
                              <w:b/>
                              <w:color w:val="000000" w:themeColor="text1"/>
                            </w:rPr>
                          </w:pPr>
                          <w:r w:rsidRPr="00A55078">
                            <w:rPr>
                              <w:b/>
                              <w:color w:val="000000" w:themeColor="text1"/>
                            </w:rPr>
                            <w:t>Note:</w:t>
                          </w:r>
                        </w:p>
                        <w:p w14:paraId="5D401C0D" w14:textId="77777777" w:rsidR="004F0708" w:rsidRPr="00A55078" w:rsidRDefault="004F0708"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4F0708" w:rsidRPr="00DF22FF" w:rsidRDefault="004F0708"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4F0708" w:rsidRPr="00A55078" w:rsidRDefault="004F0708"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3427CA"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15DD18CA" w14:textId="3E3764B8" w:rsidR="00827AF5"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650641" w:history="1">
            <w:r w:rsidR="00827AF5" w:rsidRPr="00D06F54">
              <w:rPr>
                <w:rStyle w:val="Hyperlink"/>
                <w:noProof/>
              </w:rPr>
              <w:t>Business Value of Conditional Access</w:t>
            </w:r>
            <w:r w:rsidR="00827AF5">
              <w:rPr>
                <w:noProof/>
                <w:webHidden/>
              </w:rPr>
              <w:tab/>
            </w:r>
            <w:r w:rsidR="00827AF5">
              <w:rPr>
                <w:noProof/>
                <w:webHidden/>
              </w:rPr>
              <w:fldChar w:fldCharType="begin"/>
            </w:r>
            <w:r w:rsidR="00827AF5">
              <w:rPr>
                <w:noProof/>
                <w:webHidden/>
              </w:rPr>
              <w:instrText xml:space="preserve"> PAGEREF _Toc513650641 \h </w:instrText>
            </w:r>
            <w:r w:rsidR="00827AF5">
              <w:rPr>
                <w:noProof/>
                <w:webHidden/>
              </w:rPr>
            </w:r>
            <w:r w:rsidR="00827AF5">
              <w:rPr>
                <w:noProof/>
                <w:webHidden/>
              </w:rPr>
              <w:fldChar w:fldCharType="separate"/>
            </w:r>
            <w:r w:rsidR="00827AF5">
              <w:rPr>
                <w:noProof/>
                <w:webHidden/>
              </w:rPr>
              <w:t>2</w:t>
            </w:r>
            <w:r w:rsidR="00827AF5">
              <w:rPr>
                <w:noProof/>
                <w:webHidden/>
              </w:rPr>
              <w:fldChar w:fldCharType="end"/>
            </w:r>
          </w:hyperlink>
        </w:p>
        <w:p w14:paraId="5E0CBB46" w14:textId="68986041" w:rsidR="00827AF5" w:rsidRDefault="003427CA">
          <w:pPr>
            <w:pStyle w:val="TOC1"/>
            <w:rPr>
              <w:rFonts w:eastAsiaTheme="minorEastAsia" w:cstheme="minorBidi"/>
              <w:b w:val="0"/>
              <w:bCs w:val="0"/>
              <w:caps w:val="0"/>
              <w:noProof/>
              <w:sz w:val="22"/>
              <w:szCs w:val="22"/>
            </w:rPr>
          </w:pPr>
          <w:hyperlink w:anchor="_Toc513650642" w:history="1">
            <w:r w:rsidR="00827AF5" w:rsidRPr="00D06F54">
              <w:rPr>
                <w:rStyle w:val="Hyperlink"/>
                <w:noProof/>
              </w:rPr>
              <w:t>Planning Your Implementation</w:t>
            </w:r>
            <w:r w:rsidR="00827AF5">
              <w:rPr>
                <w:noProof/>
                <w:webHidden/>
              </w:rPr>
              <w:tab/>
            </w:r>
            <w:r w:rsidR="00827AF5">
              <w:rPr>
                <w:noProof/>
                <w:webHidden/>
              </w:rPr>
              <w:fldChar w:fldCharType="begin"/>
            </w:r>
            <w:r w:rsidR="00827AF5">
              <w:rPr>
                <w:noProof/>
                <w:webHidden/>
              </w:rPr>
              <w:instrText xml:space="preserve"> PAGEREF _Toc513650642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979479E" w14:textId="33A63899" w:rsidR="00827AF5" w:rsidRDefault="003427CA">
          <w:pPr>
            <w:pStyle w:val="TOC2"/>
            <w:tabs>
              <w:tab w:val="right" w:leader="dot" w:pos="9350"/>
            </w:tabs>
            <w:rPr>
              <w:rFonts w:eastAsiaTheme="minorEastAsia" w:cstheme="minorBidi"/>
              <w:smallCaps w:val="0"/>
              <w:noProof/>
              <w:sz w:val="22"/>
              <w:szCs w:val="22"/>
            </w:rPr>
          </w:pPr>
          <w:hyperlink w:anchor="_Toc513650643" w:history="1">
            <w:r w:rsidR="00827AF5" w:rsidRPr="00D06F54">
              <w:rPr>
                <w:rStyle w:val="Hyperlink"/>
                <w:noProof/>
              </w:rPr>
              <w:t>Stakeholders and Sign-off</w:t>
            </w:r>
            <w:r w:rsidR="00827AF5">
              <w:rPr>
                <w:noProof/>
                <w:webHidden/>
              </w:rPr>
              <w:tab/>
            </w:r>
            <w:r w:rsidR="00827AF5">
              <w:rPr>
                <w:noProof/>
                <w:webHidden/>
              </w:rPr>
              <w:fldChar w:fldCharType="begin"/>
            </w:r>
            <w:r w:rsidR="00827AF5">
              <w:rPr>
                <w:noProof/>
                <w:webHidden/>
              </w:rPr>
              <w:instrText xml:space="preserve"> PAGEREF _Toc513650643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CBD5469" w14:textId="3051B2E8" w:rsidR="00827AF5" w:rsidRDefault="003427CA">
          <w:pPr>
            <w:pStyle w:val="TOC2"/>
            <w:tabs>
              <w:tab w:val="right" w:leader="dot" w:pos="9350"/>
            </w:tabs>
            <w:rPr>
              <w:rFonts w:eastAsiaTheme="minorEastAsia" w:cstheme="minorBidi"/>
              <w:smallCaps w:val="0"/>
              <w:noProof/>
              <w:sz w:val="22"/>
              <w:szCs w:val="22"/>
            </w:rPr>
          </w:pPr>
          <w:hyperlink w:anchor="_Toc513650644" w:history="1">
            <w:r w:rsidR="00827AF5" w:rsidRPr="00D06F54">
              <w:rPr>
                <w:rStyle w:val="Hyperlink"/>
                <w:noProof/>
              </w:rPr>
              <w:t>Licensing</w:t>
            </w:r>
            <w:r w:rsidR="00827AF5">
              <w:rPr>
                <w:noProof/>
                <w:webHidden/>
              </w:rPr>
              <w:tab/>
            </w:r>
            <w:r w:rsidR="00827AF5">
              <w:rPr>
                <w:noProof/>
                <w:webHidden/>
              </w:rPr>
              <w:fldChar w:fldCharType="begin"/>
            </w:r>
            <w:r w:rsidR="00827AF5">
              <w:rPr>
                <w:noProof/>
                <w:webHidden/>
              </w:rPr>
              <w:instrText xml:space="preserve"> PAGEREF _Toc513650644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765C1C14" w14:textId="49C93B93" w:rsidR="00827AF5" w:rsidRDefault="003427CA">
          <w:pPr>
            <w:pStyle w:val="TOC2"/>
            <w:tabs>
              <w:tab w:val="right" w:leader="dot" w:pos="9350"/>
            </w:tabs>
            <w:rPr>
              <w:rFonts w:eastAsiaTheme="minorEastAsia" w:cstheme="minorBidi"/>
              <w:smallCaps w:val="0"/>
              <w:noProof/>
              <w:sz w:val="22"/>
              <w:szCs w:val="22"/>
            </w:rPr>
          </w:pPr>
          <w:hyperlink w:anchor="_Toc513650645" w:history="1">
            <w:r w:rsidR="00827AF5" w:rsidRPr="00D06F54">
              <w:rPr>
                <w:rStyle w:val="Hyperlink"/>
                <w:noProof/>
              </w:rPr>
              <w:t>How to draft Conditional Access policies</w:t>
            </w:r>
            <w:r w:rsidR="00827AF5">
              <w:rPr>
                <w:noProof/>
                <w:webHidden/>
              </w:rPr>
              <w:tab/>
            </w:r>
            <w:r w:rsidR="00827AF5">
              <w:rPr>
                <w:noProof/>
                <w:webHidden/>
              </w:rPr>
              <w:fldChar w:fldCharType="begin"/>
            </w:r>
            <w:r w:rsidR="00827AF5">
              <w:rPr>
                <w:noProof/>
                <w:webHidden/>
              </w:rPr>
              <w:instrText xml:space="preserve"> PAGEREF _Toc513650645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46AE2699" w14:textId="271F760B" w:rsidR="00827AF5" w:rsidRDefault="003427CA">
          <w:pPr>
            <w:pStyle w:val="TOC2"/>
            <w:tabs>
              <w:tab w:val="right" w:leader="dot" w:pos="9350"/>
            </w:tabs>
            <w:rPr>
              <w:rFonts w:eastAsiaTheme="minorEastAsia" w:cstheme="minorBidi"/>
              <w:smallCaps w:val="0"/>
              <w:noProof/>
              <w:sz w:val="22"/>
              <w:szCs w:val="22"/>
            </w:rPr>
          </w:pPr>
          <w:hyperlink w:anchor="_Toc513650646" w:history="1">
            <w:r w:rsidR="00827AF5" w:rsidRPr="00D06F54">
              <w:rPr>
                <w:rStyle w:val="Hyperlink"/>
                <w:noProof/>
              </w:rPr>
              <w:t>Types of policies</w:t>
            </w:r>
            <w:r w:rsidR="00827AF5">
              <w:rPr>
                <w:noProof/>
                <w:webHidden/>
              </w:rPr>
              <w:tab/>
            </w:r>
            <w:r w:rsidR="00827AF5">
              <w:rPr>
                <w:noProof/>
                <w:webHidden/>
              </w:rPr>
              <w:fldChar w:fldCharType="begin"/>
            </w:r>
            <w:r w:rsidR="00827AF5">
              <w:rPr>
                <w:noProof/>
                <w:webHidden/>
              </w:rPr>
              <w:instrText xml:space="preserve"> PAGEREF _Toc513650646 \h </w:instrText>
            </w:r>
            <w:r w:rsidR="00827AF5">
              <w:rPr>
                <w:noProof/>
                <w:webHidden/>
              </w:rPr>
            </w:r>
            <w:r w:rsidR="00827AF5">
              <w:rPr>
                <w:noProof/>
                <w:webHidden/>
              </w:rPr>
              <w:fldChar w:fldCharType="separate"/>
            </w:r>
            <w:r w:rsidR="00827AF5">
              <w:rPr>
                <w:noProof/>
                <w:webHidden/>
              </w:rPr>
              <w:t>5</w:t>
            </w:r>
            <w:r w:rsidR="00827AF5">
              <w:rPr>
                <w:noProof/>
                <w:webHidden/>
              </w:rPr>
              <w:fldChar w:fldCharType="end"/>
            </w:r>
          </w:hyperlink>
        </w:p>
        <w:p w14:paraId="220B94D3" w14:textId="7AFEBEDD" w:rsidR="00827AF5" w:rsidRDefault="003427CA">
          <w:pPr>
            <w:pStyle w:val="TOC2"/>
            <w:tabs>
              <w:tab w:val="right" w:leader="dot" w:pos="9350"/>
            </w:tabs>
            <w:rPr>
              <w:rFonts w:eastAsiaTheme="minorEastAsia" w:cstheme="minorBidi"/>
              <w:smallCaps w:val="0"/>
              <w:noProof/>
              <w:sz w:val="22"/>
              <w:szCs w:val="22"/>
            </w:rPr>
          </w:pPr>
          <w:hyperlink w:anchor="_Toc513650647" w:history="1">
            <w:r w:rsidR="00827AF5" w:rsidRPr="00D06F54">
              <w:rPr>
                <w:rStyle w:val="Hyperlink"/>
                <w:noProof/>
              </w:rPr>
              <w:t>Recommended Policies</w:t>
            </w:r>
            <w:r w:rsidR="00827AF5">
              <w:rPr>
                <w:noProof/>
                <w:webHidden/>
              </w:rPr>
              <w:tab/>
            </w:r>
            <w:r w:rsidR="00827AF5">
              <w:rPr>
                <w:noProof/>
                <w:webHidden/>
              </w:rPr>
              <w:fldChar w:fldCharType="begin"/>
            </w:r>
            <w:r w:rsidR="00827AF5">
              <w:rPr>
                <w:noProof/>
                <w:webHidden/>
              </w:rPr>
              <w:instrText xml:space="preserve"> PAGEREF _Toc513650647 \h </w:instrText>
            </w:r>
            <w:r w:rsidR="00827AF5">
              <w:rPr>
                <w:noProof/>
                <w:webHidden/>
              </w:rPr>
            </w:r>
            <w:r w:rsidR="00827AF5">
              <w:rPr>
                <w:noProof/>
                <w:webHidden/>
              </w:rPr>
              <w:fldChar w:fldCharType="separate"/>
            </w:r>
            <w:r w:rsidR="00827AF5">
              <w:rPr>
                <w:noProof/>
                <w:webHidden/>
              </w:rPr>
              <w:t>6</w:t>
            </w:r>
            <w:r w:rsidR="00827AF5">
              <w:rPr>
                <w:noProof/>
                <w:webHidden/>
              </w:rPr>
              <w:fldChar w:fldCharType="end"/>
            </w:r>
          </w:hyperlink>
        </w:p>
        <w:p w14:paraId="315922F1" w14:textId="7664F611" w:rsidR="00827AF5" w:rsidRDefault="003427CA">
          <w:pPr>
            <w:pStyle w:val="TOC2"/>
            <w:tabs>
              <w:tab w:val="right" w:leader="dot" w:pos="9350"/>
            </w:tabs>
            <w:rPr>
              <w:rFonts w:eastAsiaTheme="minorEastAsia" w:cstheme="minorBidi"/>
              <w:smallCaps w:val="0"/>
              <w:noProof/>
              <w:sz w:val="22"/>
              <w:szCs w:val="22"/>
            </w:rPr>
          </w:pPr>
          <w:hyperlink w:anchor="_Toc513650648" w:history="1">
            <w:r w:rsidR="00827AF5" w:rsidRPr="00D06F54">
              <w:rPr>
                <w:rStyle w:val="Hyperlink"/>
                <w:noProof/>
              </w:rPr>
              <w:t>Design</w:t>
            </w:r>
            <w:r w:rsidR="00827AF5">
              <w:rPr>
                <w:noProof/>
                <w:webHidden/>
              </w:rPr>
              <w:tab/>
            </w:r>
            <w:r w:rsidR="00827AF5">
              <w:rPr>
                <w:noProof/>
                <w:webHidden/>
              </w:rPr>
              <w:fldChar w:fldCharType="begin"/>
            </w:r>
            <w:r w:rsidR="00827AF5">
              <w:rPr>
                <w:noProof/>
                <w:webHidden/>
              </w:rPr>
              <w:instrText xml:space="preserve"> PAGEREF _Toc513650648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439E4B8C" w14:textId="2EB8DE32" w:rsidR="00827AF5" w:rsidRDefault="003427CA">
          <w:pPr>
            <w:pStyle w:val="TOC3"/>
            <w:tabs>
              <w:tab w:val="right" w:leader="dot" w:pos="9350"/>
            </w:tabs>
            <w:rPr>
              <w:rFonts w:eastAsiaTheme="minorEastAsia" w:cstheme="minorBidi"/>
              <w:i w:val="0"/>
              <w:iCs w:val="0"/>
              <w:noProof/>
              <w:sz w:val="22"/>
              <w:szCs w:val="22"/>
            </w:rPr>
          </w:pPr>
          <w:hyperlink w:anchor="_Toc513650649" w:history="1">
            <w:r w:rsidR="00827AF5" w:rsidRPr="00D06F54">
              <w:rPr>
                <w:rStyle w:val="Hyperlink"/>
                <w:noProof/>
              </w:rPr>
              <w:t>MFA when not at work</w:t>
            </w:r>
            <w:r w:rsidR="00827AF5">
              <w:rPr>
                <w:noProof/>
                <w:webHidden/>
              </w:rPr>
              <w:tab/>
            </w:r>
            <w:r w:rsidR="00827AF5">
              <w:rPr>
                <w:noProof/>
                <w:webHidden/>
              </w:rPr>
              <w:fldChar w:fldCharType="begin"/>
            </w:r>
            <w:r w:rsidR="00827AF5">
              <w:rPr>
                <w:noProof/>
                <w:webHidden/>
              </w:rPr>
              <w:instrText xml:space="preserve"> PAGEREF _Toc513650649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2AC50517" w14:textId="1566644C" w:rsidR="00827AF5" w:rsidRDefault="003427CA">
          <w:pPr>
            <w:pStyle w:val="TOC3"/>
            <w:tabs>
              <w:tab w:val="right" w:leader="dot" w:pos="9350"/>
            </w:tabs>
            <w:rPr>
              <w:rFonts w:eastAsiaTheme="minorEastAsia" w:cstheme="minorBidi"/>
              <w:i w:val="0"/>
              <w:iCs w:val="0"/>
              <w:noProof/>
              <w:sz w:val="22"/>
              <w:szCs w:val="22"/>
            </w:rPr>
          </w:pPr>
          <w:hyperlink w:anchor="_Toc513650650" w:history="1">
            <w:r w:rsidR="00827AF5" w:rsidRPr="00D06F54">
              <w:rPr>
                <w:rStyle w:val="Hyperlink"/>
                <w:noProof/>
              </w:rPr>
              <w:t>MFA for admins</w:t>
            </w:r>
            <w:r w:rsidR="00827AF5">
              <w:rPr>
                <w:noProof/>
                <w:webHidden/>
              </w:rPr>
              <w:tab/>
            </w:r>
            <w:r w:rsidR="00827AF5">
              <w:rPr>
                <w:noProof/>
                <w:webHidden/>
              </w:rPr>
              <w:fldChar w:fldCharType="begin"/>
            </w:r>
            <w:r w:rsidR="00827AF5">
              <w:rPr>
                <w:noProof/>
                <w:webHidden/>
              </w:rPr>
              <w:instrText xml:space="preserve"> PAGEREF _Toc513650650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636104EA" w14:textId="37626E82" w:rsidR="00827AF5" w:rsidRDefault="003427CA">
          <w:pPr>
            <w:pStyle w:val="TOC3"/>
            <w:tabs>
              <w:tab w:val="right" w:leader="dot" w:pos="9350"/>
            </w:tabs>
            <w:rPr>
              <w:rFonts w:eastAsiaTheme="minorEastAsia" w:cstheme="minorBidi"/>
              <w:i w:val="0"/>
              <w:iCs w:val="0"/>
              <w:noProof/>
              <w:sz w:val="22"/>
              <w:szCs w:val="22"/>
            </w:rPr>
          </w:pPr>
          <w:hyperlink w:anchor="_Toc513650651" w:history="1">
            <w:r w:rsidR="00827AF5" w:rsidRPr="00D06F54">
              <w:rPr>
                <w:rStyle w:val="Hyperlink"/>
                <w:noProof/>
              </w:rPr>
              <w:t>MFA for risky sign-ins</w:t>
            </w:r>
            <w:r w:rsidR="00827AF5">
              <w:rPr>
                <w:noProof/>
                <w:webHidden/>
              </w:rPr>
              <w:tab/>
            </w:r>
            <w:r w:rsidR="00827AF5">
              <w:rPr>
                <w:noProof/>
                <w:webHidden/>
              </w:rPr>
              <w:fldChar w:fldCharType="begin"/>
            </w:r>
            <w:r w:rsidR="00827AF5">
              <w:rPr>
                <w:noProof/>
                <w:webHidden/>
              </w:rPr>
              <w:instrText xml:space="preserve"> PAGEREF _Toc513650651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1C0682BD" w14:textId="595E4678" w:rsidR="00827AF5" w:rsidRDefault="003427CA">
          <w:pPr>
            <w:pStyle w:val="TOC3"/>
            <w:tabs>
              <w:tab w:val="right" w:leader="dot" w:pos="9350"/>
            </w:tabs>
            <w:rPr>
              <w:rFonts w:eastAsiaTheme="minorEastAsia" w:cstheme="minorBidi"/>
              <w:i w:val="0"/>
              <w:iCs w:val="0"/>
              <w:noProof/>
              <w:sz w:val="22"/>
              <w:szCs w:val="22"/>
            </w:rPr>
          </w:pPr>
          <w:hyperlink w:anchor="_Toc513650652" w:history="1">
            <w:r w:rsidR="00827AF5" w:rsidRPr="00D06F54">
              <w:rPr>
                <w:rStyle w:val="Hyperlink"/>
                <w:noProof/>
              </w:rPr>
              <w:t>Require a compliant device</w:t>
            </w:r>
            <w:r w:rsidR="00827AF5">
              <w:rPr>
                <w:noProof/>
                <w:webHidden/>
              </w:rPr>
              <w:tab/>
            </w:r>
            <w:r w:rsidR="00827AF5">
              <w:rPr>
                <w:noProof/>
                <w:webHidden/>
              </w:rPr>
              <w:fldChar w:fldCharType="begin"/>
            </w:r>
            <w:r w:rsidR="00827AF5">
              <w:rPr>
                <w:noProof/>
                <w:webHidden/>
              </w:rPr>
              <w:instrText xml:space="preserve"> PAGEREF _Toc513650652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40D25E8F" w14:textId="20632E33" w:rsidR="00827AF5" w:rsidRDefault="003427CA">
          <w:pPr>
            <w:pStyle w:val="TOC3"/>
            <w:tabs>
              <w:tab w:val="right" w:leader="dot" w:pos="9350"/>
            </w:tabs>
            <w:rPr>
              <w:rFonts w:eastAsiaTheme="minorEastAsia" w:cstheme="minorBidi"/>
              <w:i w:val="0"/>
              <w:iCs w:val="0"/>
              <w:noProof/>
              <w:sz w:val="22"/>
              <w:szCs w:val="22"/>
            </w:rPr>
          </w:pPr>
          <w:hyperlink w:anchor="_Toc513650653" w:history="1">
            <w:r w:rsidR="00827AF5" w:rsidRPr="00D06F54">
              <w:rPr>
                <w:rStyle w:val="Hyperlink"/>
                <w:noProof/>
              </w:rPr>
              <w:t>Password change for risky users</w:t>
            </w:r>
            <w:r w:rsidR="00827AF5">
              <w:rPr>
                <w:noProof/>
                <w:webHidden/>
              </w:rPr>
              <w:tab/>
            </w:r>
            <w:r w:rsidR="00827AF5">
              <w:rPr>
                <w:noProof/>
                <w:webHidden/>
              </w:rPr>
              <w:fldChar w:fldCharType="begin"/>
            </w:r>
            <w:r w:rsidR="00827AF5">
              <w:rPr>
                <w:noProof/>
                <w:webHidden/>
              </w:rPr>
              <w:instrText xml:space="preserve"> PAGEREF _Toc513650653 \h </w:instrText>
            </w:r>
            <w:r w:rsidR="00827AF5">
              <w:rPr>
                <w:noProof/>
                <w:webHidden/>
              </w:rPr>
            </w:r>
            <w:r w:rsidR="00827AF5">
              <w:rPr>
                <w:noProof/>
                <w:webHidden/>
              </w:rPr>
              <w:fldChar w:fldCharType="separate"/>
            </w:r>
            <w:r w:rsidR="00827AF5">
              <w:rPr>
                <w:noProof/>
                <w:webHidden/>
              </w:rPr>
              <w:t>12</w:t>
            </w:r>
            <w:r w:rsidR="00827AF5">
              <w:rPr>
                <w:noProof/>
                <w:webHidden/>
              </w:rPr>
              <w:fldChar w:fldCharType="end"/>
            </w:r>
          </w:hyperlink>
        </w:p>
        <w:p w14:paraId="61825BE1" w14:textId="14496F18" w:rsidR="00827AF5" w:rsidRDefault="003427CA">
          <w:pPr>
            <w:pStyle w:val="TOC1"/>
            <w:rPr>
              <w:rFonts w:eastAsiaTheme="minorEastAsia" w:cstheme="minorBidi"/>
              <w:b w:val="0"/>
              <w:bCs w:val="0"/>
              <w:caps w:val="0"/>
              <w:noProof/>
              <w:sz w:val="22"/>
              <w:szCs w:val="22"/>
            </w:rPr>
          </w:pPr>
          <w:hyperlink w:anchor="_Toc513650654" w:history="1">
            <w:r w:rsidR="00827AF5" w:rsidRPr="00D06F54">
              <w:rPr>
                <w:rStyle w:val="Hyperlink"/>
                <w:noProof/>
              </w:rPr>
              <w:t>Implementing Your Solution</w:t>
            </w:r>
            <w:r w:rsidR="00827AF5">
              <w:rPr>
                <w:noProof/>
                <w:webHidden/>
              </w:rPr>
              <w:tab/>
            </w:r>
            <w:r w:rsidR="00827AF5">
              <w:rPr>
                <w:noProof/>
                <w:webHidden/>
              </w:rPr>
              <w:fldChar w:fldCharType="begin"/>
            </w:r>
            <w:r w:rsidR="00827AF5">
              <w:rPr>
                <w:noProof/>
                <w:webHidden/>
              </w:rPr>
              <w:instrText xml:space="preserve"> PAGEREF _Toc513650654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610BAEF6" w14:textId="6C2371B7" w:rsidR="00827AF5" w:rsidRDefault="003427CA">
          <w:pPr>
            <w:pStyle w:val="TOC2"/>
            <w:tabs>
              <w:tab w:val="right" w:leader="dot" w:pos="9350"/>
            </w:tabs>
            <w:rPr>
              <w:rFonts w:eastAsiaTheme="minorEastAsia" w:cstheme="minorBidi"/>
              <w:smallCaps w:val="0"/>
              <w:noProof/>
              <w:sz w:val="22"/>
              <w:szCs w:val="22"/>
            </w:rPr>
          </w:pPr>
          <w:hyperlink w:anchor="_Toc513650655" w:history="1">
            <w:r w:rsidR="00827AF5" w:rsidRPr="00D06F54">
              <w:rPr>
                <w:rStyle w:val="Hyperlink"/>
                <w:noProof/>
              </w:rPr>
              <w:t>Phase 1: Implementation Steps</w:t>
            </w:r>
            <w:r w:rsidR="00827AF5">
              <w:rPr>
                <w:noProof/>
                <w:webHidden/>
              </w:rPr>
              <w:tab/>
            </w:r>
            <w:r w:rsidR="00827AF5">
              <w:rPr>
                <w:noProof/>
                <w:webHidden/>
              </w:rPr>
              <w:fldChar w:fldCharType="begin"/>
            </w:r>
            <w:r w:rsidR="00827AF5">
              <w:rPr>
                <w:noProof/>
                <w:webHidden/>
              </w:rPr>
              <w:instrText xml:space="preserve"> PAGEREF _Toc513650655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1844069C" w14:textId="31F6D2BF" w:rsidR="00827AF5" w:rsidRDefault="003427CA">
          <w:pPr>
            <w:pStyle w:val="TOC2"/>
            <w:tabs>
              <w:tab w:val="right" w:leader="dot" w:pos="9350"/>
            </w:tabs>
            <w:rPr>
              <w:rFonts w:eastAsiaTheme="minorEastAsia" w:cstheme="minorBidi"/>
              <w:smallCaps w:val="0"/>
              <w:noProof/>
              <w:sz w:val="22"/>
              <w:szCs w:val="22"/>
            </w:rPr>
          </w:pPr>
          <w:hyperlink w:anchor="_Toc513650656" w:history="1">
            <w:r w:rsidR="00827AF5" w:rsidRPr="00D06F54">
              <w:rPr>
                <w:rStyle w:val="Hyperlink"/>
                <w:noProof/>
              </w:rPr>
              <w:t>Phase 2: Testing</w:t>
            </w:r>
            <w:r w:rsidR="00827AF5">
              <w:rPr>
                <w:noProof/>
                <w:webHidden/>
              </w:rPr>
              <w:tab/>
            </w:r>
            <w:r w:rsidR="00827AF5">
              <w:rPr>
                <w:noProof/>
                <w:webHidden/>
              </w:rPr>
              <w:fldChar w:fldCharType="begin"/>
            </w:r>
            <w:r w:rsidR="00827AF5">
              <w:rPr>
                <w:noProof/>
                <w:webHidden/>
              </w:rPr>
              <w:instrText xml:space="preserve"> PAGEREF _Toc513650656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04BE5017" w14:textId="4D4A02D0" w:rsidR="00827AF5" w:rsidRDefault="003427CA">
          <w:pPr>
            <w:pStyle w:val="TOC2"/>
            <w:tabs>
              <w:tab w:val="right" w:leader="dot" w:pos="9350"/>
            </w:tabs>
            <w:rPr>
              <w:rFonts w:eastAsiaTheme="minorEastAsia" w:cstheme="minorBidi"/>
              <w:smallCaps w:val="0"/>
              <w:noProof/>
              <w:sz w:val="22"/>
              <w:szCs w:val="22"/>
            </w:rPr>
          </w:pPr>
          <w:hyperlink w:anchor="_Toc513650657" w:history="1">
            <w:r w:rsidR="00827AF5" w:rsidRPr="00D06F54">
              <w:rPr>
                <w:rStyle w:val="Hyperlink"/>
                <w:noProof/>
              </w:rPr>
              <w:t>Phase 3: Moving to production</w:t>
            </w:r>
            <w:r w:rsidR="00827AF5">
              <w:rPr>
                <w:noProof/>
                <w:webHidden/>
              </w:rPr>
              <w:tab/>
            </w:r>
            <w:r w:rsidR="00827AF5">
              <w:rPr>
                <w:noProof/>
                <w:webHidden/>
              </w:rPr>
              <w:fldChar w:fldCharType="begin"/>
            </w:r>
            <w:r w:rsidR="00827AF5">
              <w:rPr>
                <w:noProof/>
                <w:webHidden/>
              </w:rPr>
              <w:instrText xml:space="preserve"> PAGEREF _Toc513650657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1413256D" w14:textId="6A21F313" w:rsidR="00827AF5" w:rsidRDefault="003427CA">
          <w:pPr>
            <w:pStyle w:val="TOC2"/>
            <w:tabs>
              <w:tab w:val="right" w:leader="dot" w:pos="9350"/>
            </w:tabs>
            <w:rPr>
              <w:rFonts w:eastAsiaTheme="minorEastAsia" w:cstheme="minorBidi"/>
              <w:smallCaps w:val="0"/>
              <w:noProof/>
              <w:sz w:val="22"/>
              <w:szCs w:val="22"/>
            </w:rPr>
          </w:pPr>
          <w:hyperlink w:anchor="_Toc513650658" w:history="1">
            <w:r w:rsidR="00827AF5" w:rsidRPr="00D06F54">
              <w:rPr>
                <w:rStyle w:val="Hyperlink"/>
                <w:noProof/>
              </w:rPr>
              <w:t>Phase 4: Rollback Steps</w:t>
            </w:r>
            <w:r w:rsidR="00827AF5">
              <w:rPr>
                <w:noProof/>
                <w:webHidden/>
              </w:rPr>
              <w:tab/>
            </w:r>
            <w:r w:rsidR="00827AF5">
              <w:rPr>
                <w:noProof/>
                <w:webHidden/>
              </w:rPr>
              <w:fldChar w:fldCharType="begin"/>
            </w:r>
            <w:r w:rsidR="00827AF5">
              <w:rPr>
                <w:noProof/>
                <w:webHidden/>
              </w:rPr>
              <w:instrText xml:space="preserve"> PAGEREF _Toc513650658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3D8F7A60" w14:textId="765C86A8" w:rsidR="00827AF5" w:rsidRDefault="003427CA">
          <w:pPr>
            <w:pStyle w:val="TOC1"/>
            <w:rPr>
              <w:rFonts w:eastAsiaTheme="minorEastAsia" w:cstheme="minorBidi"/>
              <w:b w:val="0"/>
              <w:bCs w:val="0"/>
              <w:caps w:val="0"/>
              <w:noProof/>
              <w:sz w:val="22"/>
              <w:szCs w:val="22"/>
            </w:rPr>
          </w:pPr>
          <w:hyperlink w:anchor="_Toc513650659" w:history="1">
            <w:r w:rsidR="00827AF5" w:rsidRPr="00D06F54">
              <w:rPr>
                <w:rStyle w:val="Hyperlink"/>
                <w:noProof/>
              </w:rPr>
              <w:t>Managing your solution</w:t>
            </w:r>
            <w:r w:rsidR="00827AF5">
              <w:rPr>
                <w:noProof/>
                <w:webHidden/>
              </w:rPr>
              <w:tab/>
            </w:r>
            <w:r w:rsidR="00827AF5">
              <w:rPr>
                <w:noProof/>
                <w:webHidden/>
              </w:rPr>
              <w:fldChar w:fldCharType="begin"/>
            </w:r>
            <w:r w:rsidR="00827AF5">
              <w:rPr>
                <w:noProof/>
                <w:webHidden/>
              </w:rPr>
              <w:instrText xml:space="preserve"> PAGEREF _Toc513650659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44567C0F" w14:textId="6244B669" w:rsidR="00827AF5" w:rsidRDefault="003427CA">
          <w:pPr>
            <w:pStyle w:val="TOC2"/>
            <w:tabs>
              <w:tab w:val="right" w:leader="dot" w:pos="9350"/>
            </w:tabs>
            <w:rPr>
              <w:rFonts w:eastAsiaTheme="minorEastAsia" w:cstheme="minorBidi"/>
              <w:smallCaps w:val="0"/>
              <w:noProof/>
              <w:sz w:val="22"/>
              <w:szCs w:val="22"/>
            </w:rPr>
          </w:pPr>
          <w:hyperlink w:anchor="_Toc513650660" w:history="1">
            <w:r w:rsidR="00827AF5" w:rsidRPr="00D06F54">
              <w:rPr>
                <w:rStyle w:val="Hyperlink"/>
                <w:noProof/>
              </w:rPr>
              <w:t>Required Roles</w:t>
            </w:r>
            <w:r w:rsidR="00827AF5">
              <w:rPr>
                <w:noProof/>
                <w:webHidden/>
              </w:rPr>
              <w:tab/>
            </w:r>
            <w:r w:rsidR="00827AF5">
              <w:rPr>
                <w:noProof/>
                <w:webHidden/>
              </w:rPr>
              <w:fldChar w:fldCharType="begin"/>
            </w:r>
            <w:r w:rsidR="00827AF5">
              <w:rPr>
                <w:noProof/>
                <w:webHidden/>
              </w:rPr>
              <w:instrText xml:space="preserve"> PAGEREF _Toc513650660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1F27B02B" w14:textId="28F68F1D"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1" w:name="businesscase"/>
      <w:bookmarkStart w:id="2" w:name="_Toc513313918"/>
      <w:bookmarkStart w:id="3" w:name="_Toc513650641"/>
      <w:bookmarkStart w:id="4" w:name="_Toc502840490"/>
      <w:bookmarkStart w:id="5" w:name="_Toc502924261"/>
      <w:bookmarkStart w:id="6" w:name="_Toc502750733"/>
      <w:bookmarkEnd w:id="1"/>
      <w:r>
        <w:lastRenderedPageBreak/>
        <w:t>Business Value</w:t>
      </w:r>
      <w:bookmarkEnd w:id="2"/>
      <w:r w:rsidR="00995CC6">
        <w:t xml:space="preserve"> of Conditional Access</w:t>
      </w:r>
      <w:bookmarkEnd w:id="3"/>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7" w:name="_Toc504650309"/>
      <w:bookmarkEnd w:id="7"/>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EC7A1D" w14:paraId="034580A4" w14:textId="77777777" w:rsidTr="0044431E">
              <w:trPr>
                <w:ins w:id="8" w:author="Author"/>
                <w:del w:id="9" w:author="Author"/>
              </w:trPr>
              <w:tc>
                <w:tcPr>
                  <w:tcW w:w="1356" w:type="dxa"/>
                </w:tcPr>
                <w:p w14:paraId="4ABD55D3" w14:textId="77777777" w:rsidR="00EC7A1D" w:rsidRDefault="00EC7A1D" w:rsidP="0044431E">
                  <w:r>
                    <w:rPr>
                      <w:noProof/>
                    </w:rPr>
                    <w:drawing>
                      <wp:inline distT="0" distB="0" distL="0" distR="0" wp14:anchorId="09EE2ECA" wp14:editId="1185ADBD">
                        <wp:extent cx="413468" cy="413468"/>
                        <wp:effectExtent l="0" t="0" r="0" b="0"/>
                        <wp:docPr id="695327145"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5C925B23" w14:textId="77777777" w:rsidR="00EC7A1D" w:rsidRDefault="00EC7A1D" w:rsidP="0044431E"/>
                <w:p w14:paraId="75BF4599" w14:textId="77777777" w:rsidR="00EC7A1D" w:rsidRPr="00EF3509" w:rsidRDefault="00EC7A1D" w:rsidP="0044431E">
                  <w:pPr>
                    <w:rPr>
                      <w:noProof/>
                    </w:rPr>
                  </w:pPr>
                </w:p>
              </w:tc>
              <w:tc>
                <w:tcPr>
                  <w:tcW w:w="8179" w:type="dxa"/>
                </w:tcPr>
                <w:p w14:paraId="45DDF066" w14:textId="77777777" w:rsidR="00EC7A1D" w:rsidRPr="0028549B" w:rsidRDefault="00EC7A1D" w:rsidP="0044431E">
                  <w:pPr>
                    <w:rPr>
                      <w:b/>
                      <w:bCs/>
                    </w:rPr>
                  </w:pPr>
                  <w:r w:rsidRPr="0028549B">
                    <w:rPr>
                      <w:b/>
                      <w:bCs/>
                    </w:rPr>
                    <w:t>INCREASE PRODUCTIVITY</w:t>
                  </w:r>
                </w:p>
                <w:p w14:paraId="6E5C4F98" w14:textId="77777777" w:rsidR="00EC7A1D" w:rsidRDefault="00EC7A1D" w:rsidP="0044431E">
                  <w:r w:rsidRPr="0028549B">
                    <w:t xml:space="preserve">Condition </w:t>
                  </w:r>
                  <w:r>
                    <w:t>access (CA) policies allow you to target when users are prompted to MFA, have access blocked, or are required to use a trusted device. For example, you can set policies such as only requiring users to MFA into an application when off the corporate network.</w:t>
                  </w:r>
                  <w:r w:rsidRPr="0028549B">
                    <w:t xml:space="preserve"> This keeps users more productive than if they </w:t>
                  </w:r>
                  <w:r>
                    <w:t>have to MFA every single time.</w:t>
                  </w:r>
                  <w:r w:rsidRPr="0028549B" w:rsidDel="002734F6">
                    <w:t xml:space="preserve"> </w:t>
                  </w:r>
                  <w:r>
                    <w:t xml:space="preserve">Furthermore, Azure AD Conditional Access allows you to specify policies on a user basis, as with ADFS, but also create app specific policies.  </w:t>
                  </w:r>
                </w:p>
                <w:p w14:paraId="6666728D" w14:textId="77777777" w:rsidR="00EC7A1D" w:rsidRDefault="00EC7A1D" w:rsidP="0044431E">
                  <w:pPr>
                    <w:rPr>
                      <w:b/>
                    </w:rPr>
                  </w:pPr>
                </w:p>
              </w:tc>
            </w:tr>
          </w:tbl>
          <w:p w14:paraId="688DF1A2" w14:textId="77777777" w:rsidR="00EC7A1D" w:rsidRDefault="00EC7A1D" w:rsidP="0044431E"/>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10" w:name="_Purpose_of_Document"/>
      <w:bookmarkStart w:id="11" w:name="_Toc512426048"/>
      <w:bookmarkStart w:id="12" w:name="_Toc513313919"/>
      <w:bookmarkStart w:id="13" w:name="_Toc513650642"/>
      <w:bookmarkEnd w:id="4"/>
      <w:bookmarkEnd w:id="5"/>
      <w:bookmarkEnd w:id="6"/>
      <w:bookmarkEnd w:id="10"/>
      <w:r>
        <w:lastRenderedPageBreak/>
        <w:t>Planning Your Implementation</w:t>
      </w:r>
      <w:bookmarkStart w:id="14" w:name="implement"/>
      <w:bookmarkEnd w:id="11"/>
      <w:bookmarkEnd w:id="12"/>
      <w:bookmarkEnd w:id="13"/>
      <w:bookmarkEnd w:id="14"/>
    </w:p>
    <w:p w14:paraId="78B86CB2" w14:textId="77777777" w:rsidR="00EA2113" w:rsidRDefault="00EA2113">
      <w:pPr>
        <w:pStyle w:val="Heading2"/>
      </w:pPr>
      <w:bookmarkStart w:id="15" w:name="_Planning_Your_Implementation"/>
      <w:bookmarkStart w:id="16" w:name="_Stakeholders_and_Sign-off"/>
      <w:bookmarkStart w:id="17" w:name="_Toc508615605"/>
      <w:bookmarkStart w:id="18" w:name="_Toc502754448"/>
      <w:bookmarkStart w:id="19" w:name="_Toc502750737"/>
      <w:bookmarkStart w:id="20" w:name="_Toc513313920"/>
      <w:bookmarkStart w:id="21" w:name="_Toc513650643"/>
      <w:bookmarkStart w:id="22" w:name="_Toc501456961"/>
      <w:bookmarkStart w:id="23" w:name="_Toc502750735"/>
      <w:bookmarkStart w:id="24" w:name="_Toc502754477"/>
      <w:bookmarkStart w:id="25" w:name="_Toc502924265"/>
      <w:bookmarkEnd w:id="15"/>
      <w:bookmarkEnd w:id="16"/>
      <w:r>
        <w:t>Stakeholders and Sign-off</w:t>
      </w:r>
      <w:bookmarkEnd w:id="17"/>
      <w:bookmarkEnd w:id="18"/>
      <w:bookmarkEnd w:id="19"/>
      <w:bookmarkEnd w:id="20"/>
      <w:bookmarkEnd w:id="21"/>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6" w:name="_Toc513313921"/>
      <w:r>
        <w:br w:type="page"/>
      </w:r>
    </w:p>
    <w:p w14:paraId="0E23395C" w14:textId="41A63B0C" w:rsidR="00EC4FBF" w:rsidRPr="00B77B2B" w:rsidRDefault="00EC4FBF" w:rsidP="002B34DE">
      <w:pPr>
        <w:pStyle w:val="Heading2"/>
      </w:pPr>
      <w:bookmarkStart w:id="27" w:name="_Toc513650644"/>
      <w:r>
        <w:lastRenderedPageBreak/>
        <w:t>Licensing</w:t>
      </w:r>
      <w:bookmarkEnd w:id="26"/>
      <w:bookmarkEnd w:id="27"/>
    </w:p>
    <w:p w14:paraId="4ED1FB8E" w14:textId="4EF15FE2"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67E380D3" w:rsidR="00A6280C" w:rsidRDefault="003427CA"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1A91D7D7" w:rsidR="00EC4FBF" w:rsidRDefault="003427CA"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8" w:name="_Toc513313922"/>
      <w:bookmarkStart w:id="29" w:name="_Toc513650645"/>
      <w:r>
        <w:t>H</w:t>
      </w:r>
      <w:r w:rsidR="00FF60F4">
        <w:t xml:space="preserve">ow to draft </w:t>
      </w:r>
      <w:r w:rsidR="002F2DEC">
        <w:t>Conditional Access</w:t>
      </w:r>
      <w:r>
        <w:t xml:space="preserve"> </w:t>
      </w:r>
      <w:r w:rsidR="00FF60F4">
        <w:t>policies</w:t>
      </w:r>
      <w:bookmarkEnd w:id="28"/>
      <w:bookmarkEnd w:id="29"/>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1F9A3B53"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65595E87"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6F74298A"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2"/>
        <w:gridCol w:w="4389"/>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30" w:name="_Toc513313923"/>
      <w:bookmarkStart w:id="31" w:name="_Toc513650646"/>
      <w:r>
        <w:t>Types of policies</w:t>
      </w:r>
      <w:bookmarkEnd w:id="30"/>
      <w:bookmarkEnd w:id="31"/>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2" w:name="_Toc513313924"/>
    </w:p>
    <w:p w14:paraId="587616F8" w14:textId="7D97E944" w:rsidR="00F93EFF" w:rsidRPr="00DA2FBA" w:rsidRDefault="00F170D4" w:rsidP="002B34DE">
      <w:pPr>
        <w:pStyle w:val="Heading2"/>
        <w:rPr>
          <w:rFonts w:asciiTheme="minorHAnsi" w:hAnsiTheme="minorHAnsi" w:cstheme="minorHAnsi"/>
          <w:sz w:val="22"/>
          <w:szCs w:val="22"/>
        </w:rPr>
      </w:pPr>
      <w:bookmarkStart w:id="33" w:name="_Toc513650647"/>
      <w:r w:rsidRPr="00DA2FBA">
        <w:rPr>
          <w:rFonts w:asciiTheme="minorHAnsi" w:hAnsiTheme="minorHAnsi" w:cstheme="minorHAnsi"/>
          <w:sz w:val="22"/>
          <w:szCs w:val="22"/>
        </w:rPr>
        <w:t>Recommended Policies</w:t>
      </w:r>
      <w:bookmarkEnd w:id="32"/>
      <w:bookmarkEnd w:id="33"/>
    </w:p>
    <w:p w14:paraId="4D47C0AB" w14:textId="2DDCD7FE" w:rsidR="00D257DE" w:rsidRPr="00DA2FBA" w:rsidRDefault="00EF3B80" w:rsidP="00D257DE">
      <w:pPr>
        <w:rPr>
          <w:rFonts w:cstheme="minorHAnsi"/>
          <w:b/>
        </w:rPr>
      </w:pPr>
      <w:r w:rsidRPr="00DA2FBA">
        <w:rPr>
          <w:rFonts w:cstheme="minorHAnsi"/>
          <w:b/>
        </w:rPr>
        <w:t>If you have P1</w:t>
      </w:r>
      <w:r w:rsidR="00D257DE" w:rsidRPr="00DA2FBA">
        <w:rPr>
          <w:rFonts w:cstheme="minorHAnsi"/>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DA2FBA"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DA2FBA" w:rsidRDefault="00E521F4" w:rsidP="00E521F4">
            <w:pPr>
              <w:rPr>
                <w:rFonts w:asciiTheme="minorHAnsi" w:hAnsiTheme="minorHAnsi" w:cstheme="minorHAnsi"/>
                <w:b/>
              </w:rPr>
            </w:pPr>
            <w:r w:rsidRPr="00DA2FBA">
              <w:rPr>
                <w:rFonts w:asciiTheme="minorHAnsi" w:hAnsiTheme="minorHAnsi" w:cstheme="minorHAnsi"/>
                <w:b/>
              </w:rPr>
              <w:t>When this happens</w:t>
            </w:r>
          </w:p>
        </w:tc>
        <w:tc>
          <w:tcPr>
            <w:tcW w:w="4752" w:type="dxa"/>
          </w:tcPr>
          <w:p w14:paraId="27276F2F" w14:textId="0F71C9BF" w:rsidR="00E521F4" w:rsidRPr="00DA2FBA" w:rsidRDefault="00E521F4" w:rsidP="00E521F4">
            <w:pPr>
              <w:rPr>
                <w:rFonts w:asciiTheme="minorHAnsi" w:hAnsiTheme="minorHAnsi" w:cstheme="minorHAnsi"/>
                <w:b/>
              </w:rPr>
            </w:pPr>
            <w:r w:rsidRPr="00DA2FBA">
              <w:rPr>
                <w:rFonts w:asciiTheme="minorHAnsi" w:hAnsiTheme="minorHAnsi" w:cstheme="minorHAnsi"/>
                <w:b/>
              </w:rPr>
              <w:t>Then do this</w:t>
            </w:r>
          </w:p>
        </w:tc>
      </w:tr>
      <w:tr w:rsidR="005D180B" w:rsidRPr="00DA2FBA"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DA2FBA" w:rsidRDefault="005D180B" w:rsidP="005D180B">
            <w:pPr>
              <w:rPr>
                <w:rFonts w:asciiTheme="minorHAnsi" w:hAnsiTheme="minorHAnsi" w:cstheme="minorHAnsi"/>
                <w:sz w:val="22"/>
              </w:rPr>
            </w:pPr>
            <w:r w:rsidRPr="00DA2FBA">
              <w:rPr>
                <w:rFonts w:asciiTheme="minorHAnsi" w:hAnsiTheme="minorHAnsi" w:cstheme="minorHAnsi"/>
                <w:sz w:val="22"/>
              </w:rPr>
              <w:t>An access attempt is made:</w:t>
            </w:r>
          </w:p>
          <w:p w14:paraId="55911ABA" w14:textId="77777777" w:rsidR="005D180B" w:rsidRPr="00DA2FBA" w:rsidRDefault="005D180B" w:rsidP="005D180B">
            <w:pPr>
              <w:numPr>
                <w:ilvl w:val="0"/>
                <w:numId w:val="50"/>
              </w:numPr>
              <w:rPr>
                <w:rFonts w:asciiTheme="minorHAnsi" w:eastAsia="Times New Roman" w:hAnsiTheme="minorHAnsi" w:cstheme="minorHAnsi"/>
                <w:sz w:val="22"/>
              </w:rPr>
            </w:pPr>
            <w:r w:rsidRPr="00DA2FBA">
              <w:rPr>
                <w:rFonts w:asciiTheme="minorHAnsi" w:eastAsia="Times New Roman" w:hAnsiTheme="minorHAnsi" w:cstheme="minorHAnsi"/>
                <w:sz w:val="22"/>
              </w:rPr>
              <w:t xml:space="preserve">To </w:t>
            </w:r>
            <w:r w:rsidRPr="00DA2FBA">
              <w:rPr>
                <w:rFonts w:asciiTheme="minorHAnsi" w:eastAsia="Times New Roman" w:hAnsiTheme="minorHAnsi" w:cstheme="minorHAnsi"/>
                <w:b/>
                <w:sz w:val="22"/>
              </w:rPr>
              <w:t>all cloud apps</w:t>
            </w:r>
          </w:p>
          <w:p w14:paraId="433AA4DA" w14:textId="3ABB3BD2" w:rsidR="005D180B" w:rsidRPr="00DA2FBA" w:rsidRDefault="005D180B" w:rsidP="006E3E45">
            <w:pPr>
              <w:pStyle w:val="ListParagraph"/>
              <w:numPr>
                <w:ilvl w:val="0"/>
                <w:numId w:val="50"/>
              </w:numPr>
              <w:rPr>
                <w:rFonts w:asciiTheme="minorHAnsi" w:hAnsiTheme="minorHAnsi" w:cstheme="minorHAnsi"/>
                <w:sz w:val="22"/>
              </w:rPr>
            </w:pPr>
            <w:r w:rsidRPr="00DA2FBA">
              <w:rPr>
                <w:rFonts w:asciiTheme="minorHAnsi" w:eastAsia="Times New Roman" w:hAnsiTheme="minorHAnsi" w:cstheme="minorHAnsi"/>
                <w:sz w:val="22"/>
              </w:rPr>
              <w:t xml:space="preserve">By </w:t>
            </w:r>
            <w:r w:rsidRPr="00DA2FBA">
              <w:rPr>
                <w:rFonts w:asciiTheme="minorHAnsi" w:eastAsia="Times New Roman" w:hAnsiTheme="minorHAnsi" w:cstheme="minorHAnsi"/>
                <w:b/>
                <w:sz w:val="22"/>
              </w:rPr>
              <w:t>Global Administrators</w:t>
            </w:r>
          </w:p>
        </w:tc>
        <w:tc>
          <w:tcPr>
            <w:tcW w:w="4752" w:type="dxa"/>
          </w:tcPr>
          <w:p w14:paraId="3BD327DF" w14:textId="3BF2B07F" w:rsidR="005D180B" w:rsidRPr="00DA2FBA" w:rsidRDefault="003427CA" w:rsidP="005D180B">
            <w:pPr>
              <w:rPr>
                <w:rStyle w:val="Hyperlink"/>
                <w:rFonts w:asciiTheme="minorHAnsi" w:hAnsiTheme="minorHAnsi" w:cstheme="minorHAnsi"/>
                <w:sz w:val="22"/>
              </w:rPr>
            </w:pPr>
            <w:hyperlink w:anchor="_MFA_for_admins" w:history="1">
              <w:r w:rsidR="005D180B" w:rsidRPr="00DA2FBA">
                <w:rPr>
                  <w:rStyle w:val="Hyperlink"/>
                  <w:rFonts w:asciiTheme="minorHAnsi" w:hAnsiTheme="minorHAnsi" w:cstheme="minorHAnsi"/>
                  <w:sz w:val="22"/>
                </w:rPr>
                <w:t>Require MFA (for admin)</w:t>
              </w:r>
            </w:hyperlink>
          </w:p>
        </w:tc>
      </w:tr>
      <w:tr w:rsidR="005D180B" w:rsidRPr="00DA2FBA"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DA2FBA" w:rsidRDefault="005D180B" w:rsidP="005D180B">
            <w:pPr>
              <w:rPr>
                <w:rFonts w:asciiTheme="minorHAnsi" w:hAnsiTheme="minorHAnsi" w:cstheme="minorHAnsi"/>
                <w:sz w:val="22"/>
              </w:rPr>
            </w:pPr>
            <w:r w:rsidRPr="00DA2FBA">
              <w:rPr>
                <w:rFonts w:asciiTheme="minorHAnsi" w:hAnsiTheme="minorHAnsi" w:cstheme="minorHAnsi"/>
                <w:sz w:val="22"/>
              </w:rPr>
              <w:t>An access attempt is made:</w:t>
            </w:r>
          </w:p>
          <w:p w14:paraId="772E06B7" w14:textId="77777777" w:rsidR="005D180B" w:rsidRPr="00DA2FBA" w:rsidRDefault="005D180B" w:rsidP="005D180B">
            <w:pPr>
              <w:numPr>
                <w:ilvl w:val="0"/>
                <w:numId w:val="50"/>
              </w:numPr>
              <w:rPr>
                <w:rFonts w:asciiTheme="minorHAnsi" w:eastAsia="Times New Roman" w:hAnsiTheme="minorHAnsi" w:cstheme="minorHAnsi"/>
                <w:sz w:val="22"/>
              </w:rPr>
            </w:pPr>
            <w:r w:rsidRPr="00DA2FBA">
              <w:rPr>
                <w:rFonts w:asciiTheme="minorHAnsi" w:eastAsia="Times New Roman" w:hAnsiTheme="minorHAnsi" w:cstheme="minorHAnsi"/>
                <w:sz w:val="22"/>
              </w:rPr>
              <w:t xml:space="preserve">To a </w:t>
            </w:r>
            <w:r w:rsidRPr="00DA2FBA">
              <w:rPr>
                <w:rFonts w:asciiTheme="minorHAnsi" w:eastAsia="Times New Roman" w:hAnsiTheme="minorHAnsi" w:cstheme="minorHAnsi"/>
                <w:b/>
                <w:sz w:val="22"/>
              </w:rPr>
              <w:t>specific app</w:t>
            </w:r>
          </w:p>
          <w:p w14:paraId="689EAE73" w14:textId="3BC48D45" w:rsidR="005D180B" w:rsidRPr="00DA2FBA" w:rsidRDefault="005D180B" w:rsidP="005D180B">
            <w:pPr>
              <w:pStyle w:val="ListParagraph"/>
              <w:numPr>
                <w:ilvl w:val="0"/>
                <w:numId w:val="68"/>
              </w:numPr>
              <w:rPr>
                <w:rFonts w:asciiTheme="minorHAnsi" w:hAnsiTheme="minorHAnsi" w:cstheme="minorHAnsi"/>
                <w:b/>
                <w:sz w:val="22"/>
              </w:rPr>
            </w:pPr>
            <w:r w:rsidRPr="00DA2FBA">
              <w:rPr>
                <w:rFonts w:asciiTheme="minorHAnsi" w:eastAsia="Times New Roman" w:hAnsiTheme="minorHAnsi" w:cstheme="minorHAnsi"/>
                <w:sz w:val="22"/>
              </w:rPr>
              <w:t xml:space="preserve">By </w:t>
            </w:r>
            <w:r w:rsidRPr="00DA2FBA">
              <w:rPr>
                <w:rFonts w:asciiTheme="minorHAnsi" w:eastAsia="Times New Roman" w:hAnsiTheme="minorHAnsi" w:cstheme="minorHAnsi"/>
                <w:b/>
                <w:sz w:val="22"/>
              </w:rPr>
              <w:t>All Users and Groups</w:t>
            </w:r>
          </w:p>
        </w:tc>
        <w:tc>
          <w:tcPr>
            <w:tcW w:w="4752" w:type="dxa"/>
          </w:tcPr>
          <w:p w14:paraId="0C1C9CF7" w14:textId="21BA28DA" w:rsidR="005D180B" w:rsidRPr="00DA2FBA" w:rsidRDefault="003427CA" w:rsidP="005D180B">
            <w:pPr>
              <w:rPr>
                <w:rFonts w:asciiTheme="minorHAnsi" w:hAnsiTheme="minorHAnsi" w:cstheme="minorHAnsi"/>
                <w:b/>
                <w:bCs/>
                <w:sz w:val="22"/>
              </w:rPr>
            </w:pPr>
            <w:hyperlink w:anchor="_MFA_when_not" w:history="1">
              <w:r w:rsidR="005D180B" w:rsidRPr="00DA2FBA">
                <w:rPr>
                  <w:rStyle w:val="Hyperlink"/>
                  <w:rFonts w:asciiTheme="minorHAnsi" w:hAnsiTheme="minorHAnsi" w:cstheme="minorHAnsi"/>
                  <w:sz w:val="22"/>
                </w:rPr>
                <w:t>Require MFA when not at work</w:t>
              </w:r>
            </w:hyperlink>
          </w:p>
        </w:tc>
      </w:tr>
      <w:tr w:rsidR="005D180B" w:rsidRPr="00DA2FBA"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DA2FBA" w:rsidRDefault="005D180B" w:rsidP="005D180B">
            <w:pPr>
              <w:rPr>
                <w:rFonts w:asciiTheme="minorHAnsi" w:hAnsiTheme="minorHAnsi" w:cstheme="minorHAnsi"/>
                <w:sz w:val="22"/>
              </w:rPr>
            </w:pPr>
            <w:r w:rsidRPr="00DA2FBA">
              <w:rPr>
                <w:rFonts w:asciiTheme="minorHAnsi" w:hAnsiTheme="minorHAnsi" w:cstheme="minorHAnsi"/>
                <w:sz w:val="22"/>
              </w:rPr>
              <w:t>An access attempt is made:</w:t>
            </w:r>
          </w:p>
          <w:p w14:paraId="58C83711" w14:textId="77777777" w:rsidR="005D180B" w:rsidRPr="00DA2FBA" w:rsidRDefault="005D180B" w:rsidP="005D180B">
            <w:pPr>
              <w:numPr>
                <w:ilvl w:val="0"/>
                <w:numId w:val="50"/>
              </w:numPr>
              <w:rPr>
                <w:rFonts w:asciiTheme="minorHAnsi" w:eastAsia="Times New Roman" w:hAnsiTheme="minorHAnsi" w:cstheme="minorHAnsi"/>
                <w:sz w:val="22"/>
              </w:rPr>
            </w:pPr>
            <w:r w:rsidRPr="00DA2FBA">
              <w:rPr>
                <w:rFonts w:asciiTheme="minorHAnsi" w:eastAsia="Times New Roman" w:hAnsiTheme="minorHAnsi" w:cstheme="minorHAnsi"/>
                <w:sz w:val="22"/>
              </w:rPr>
              <w:t xml:space="preserve">To a </w:t>
            </w:r>
            <w:r w:rsidRPr="00DA2FBA">
              <w:rPr>
                <w:rFonts w:asciiTheme="minorHAnsi" w:eastAsia="Times New Roman" w:hAnsiTheme="minorHAnsi" w:cstheme="minorHAnsi"/>
                <w:b/>
                <w:sz w:val="22"/>
              </w:rPr>
              <w:t>specific app</w:t>
            </w:r>
          </w:p>
          <w:p w14:paraId="63757238" w14:textId="13F5667D" w:rsidR="005D180B" w:rsidRPr="00DA2FBA" w:rsidRDefault="005D180B" w:rsidP="005D180B">
            <w:pPr>
              <w:numPr>
                <w:ilvl w:val="0"/>
                <w:numId w:val="50"/>
              </w:numPr>
              <w:rPr>
                <w:rFonts w:asciiTheme="minorHAnsi" w:hAnsiTheme="minorHAnsi" w:cstheme="minorHAnsi"/>
                <w:b/>
                <w:sz w:val="22"/>
              </w:rPr>
            </w:pPr>
            <w:r w:rsidRPr="00DA2FBA">
              <w:rPr>
                <w:rFonts w:asciiTheme="minorHAnsi" w:eastAsia="Times New Roman" w:hAnsiTheme="minorHAnsi" w:cstheme="minorHAnsi"/>
                <w:sz w:val="22"/>
              </w:rPr>
              <w:t xml:space="preserve">By </w:t>
            </w:r>
            <w:r w:rsidRPr="00DA2FBA">
              <w:rPr>
                <w:rFonts w:asciiTheme="minorHAnsi" w:eastAsia="Times New Roman" w:hAnsiTheme="minorHAnsi" w:cstheme="minorHAnsi"/>
                <w:b/>
                <w:sz w:val="22"/>
              </w:rPr>
              <w:t>All Users and Groups</w:t>
            </w:r>
          </w:p>
        </w:tc>
        <w:tc>
          <w:tcPr>
            <w:tcW w:w="4752" w:type="dxa"/>
          </w:tcPr>
          <w:p w14:paraId="2BABB66C" w14:textId="1BCF2DFA" w:rsidR="005D180B" w:rsidRPr="00DA2FBA" w:rsidRDefault="003427CA" w:rsidP="005D180B">
            <w:pPr>
              <w:rPr>
                <w:rFonts w:asciiTheme="minorHAnsi" w:hAnsiTheme="minorHAnsi" w:cstheme="minorHAnsi"/>
                <w:b/>
                <w:bCs/>
                <w:sz w:val="22"/>
              </w:rPr>
            </w:pPr>
            <w:hyperlink w:anchor="_Device_Compliance_when" w:history="1">
              <w:r w:rsidR="005D180B" w:rsidRPr="00DA2FBA">
                <w:rPr>
                  <w:rStyle w:val="Hyperlink"/>
                  <w:rFonts w:asciiTheme="minorHAnsi" w:hAnsiTheme="minorHAnsi" w:cstheme="minorHAnsi"/>
                  <w:sz w:val="22"/>
                </w:rPr>
                <w:t>Require a compliant devic</w:t>
              </w:r>
              <w:r w:rsidR="006E3E45" w:rsidRPr="00DA2FBA">
                <w:rPr>
                  <w:rStyle w:val="Hyperlink"/>
                  <w:rFonts w:asciiTheme="minorHAnsi" w:hAnsiTheme="minorHAnsi" w:cstheme="minorHAnsi"/>
                  <w:sz w:val="22"/>
                </w:rPr>
                <w:t>e or a</w:t>
              </w:r>
              <w:r w:rsidR="008D0E51" w:rsidRPr="00DA2FBA">
                <w:rPr>
                  <w:rStyle w:val="Hyperlink"/>
                  <w:rFonts w:asciiTheme="minorHAnsi" w:hAnsiTheme="minorHAnsi" w:cstheme="minorHAnsi"/>
                  <w:sz w:val="22"/>
                </w:rPr>
                <w:t>n approved app</w:t>
              </w:r>
            </w:hyperlink>
          </w:p>
        </w:tc>
      </w:tr>
    </w:tbl>
    <w:p w14:paraId="3CFEC5D8" w14:textId="77777777" w:rsidR="00E521F4" w:rsidRPr="00845534" w:rsidRDefault="00E521F4" w:rsidP="00F93EFF">
      <w:pPr>
        <w:rPr>
          <w:rFonts w:cstheme="minorHAnsi"/>
          <w:bCs/>
        </w:rPr>
      </w:pPr>
    </w:p>
    <w:p w14:paraId="5C8BB057" w14:textId="67D71A7B" w:rsidR="004D2278" w:rsidRPr="00DA2FBA" w:rsidRDefault="00EF3B80" w:rsidP="00F93EFF">
      <w:pPr>
        <w:rPr>
          <w:rFonts w:cstheme="minorHAnsi"/>
          <w:b/>
        </w:rPr>
      </w:pPr>
      <w:r w:rsidRPr="00DA2FBA">
        <w:rPr>
          <w:rFonts w:cstheme="minorHAnsi"/>
          <w:b/>
        </w:rPr>
        <w:t>If you have</w:t>
      </w:r>
      <w:r w:rsidR="004D2278" w:rsidRPr="00DA2FBA">
        <w:rPr>
          <w:rFonts w:cstheme="minorHAnsi"/>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DA2FBA"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DA2FBA" w:rsidRDefault="001407D7" w:rsidP="001407D7">
            <w:pPr>
              <w:rPr>
                <w:rFonts w:asciiTheme="minorHAnsi" w:hAnsiTheme="minorHAnsi" w:cstheme="minorHAnsi"/>
                <w:b/>
                <w:bCs/>
              </w:rPr>
            </w:pPr>
            <w:r w:rsidRPr="00DA2FBA">
              <w:rPr>
                <w:rFonts w:asciiTheme="minorHAnsi" w:hAnsiTheme="minorHAnsi" w:cstheme="minorHAnsi"/>
                <w:b/>
              </w:rPr>
              <w:t>When this happens</w:t>
            </w:r>
          </w:p>
        </w:tc>
        <w:tc>
          <w:tcPr>
            <w:tcW w:w="0" w:type="dxa"/>
          </w:tcPr>
          <w:p w14:paraId="4FDE7844" w14:textId="64A1F95F" w:rsidR="001407D7" w:rsidRPr="00DA2FBA" w:rsidRDefault="001407D7" w:rsidP="001407D7">
            <w:pPr>
              <w:rPr>
                <w:rFonts w:asciiTheme="minorHAnsi" w:hAnsiTheme="minorHAnsi" w:cstheme="minorHAnsi"/>
                <w:b/>
                <w:bCs/>
              </w:rPr>
            </w:pPr>
            <w:r w:rsidRPr="00DA2FBA">
              <w:rPr>
                <w:rFonts w:asciiTheme="minorHAnsi" w:hAnsiTheme="minorHAnsi" w:cstheme="minorHAnsi"/>
                <w:b/>
              </w:rPr>
              <w:t>Then do this</w:t>
            </w:r>
          </w:p>
        </w:tc>
      </w:tr>
      <w:tr w:rsidR="001407D7" w:rsidRPr="00DA2FBA"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DA2FBA" w:rsidRDefault="001407D7" w:rsidP="001407D7">
            <w:pPr>
              <w:rPr>
                <w:rFonts w:asciiTheme="minorHAnsi" w:hAnsiTheme="minorHAnsi" w:cstheme="minorHAnsi"/>
                <w:sz w:val="22"/>
              </w:rPr>
            </w:pPr>
            <w:r w:rsidRPr="00DA2FBA">
              <w:rPr>
                <w:rFonts w:asciiTheme="minorHAnsi" w:hAnsiTheme="minorHAnsi" w:cstheme="minorHAnsi"/>
                <w:sz w:val="22"/>
              </w:rPr>
              <w:t>An access attempt is made:</w:t>
            </w:r>
          </w:p>
          <w:p w14:paraId="65622B42" w14:textId="15E6C4A0" w:rsidR="001407D7" w:rsidRPr="00DA2FBA" w:rsidRDefault="001407D7" w:rsidP="001407D7">
            <w:pPr>
              <w:pStyle w:val="ListParagraph"/>
              <w:numPr>
                <w:ilvl w:val="0"/>
                <w:numId w:val="68"/>
              </w:numPr>
              <w:rPr>
                <w:rFonts w:asciiTheme="minorHAnsi" w:hAnsiTheme="minorHAnsi" w:cstheme="minorHAnsi"/>
                <w:b/>
                <w:bCs/>
                <w:sz w:val="22"/>
              </w:rPr>
            </w:pPr>
            <w:r w:rsidRPr="00DA2FBA">
              <w:rPr>
                <w:rFonts w:asciiTheme="minorHAnsi" w:hAnsiTheme="minorHAnsi" w:cstheme="minorHAnsi"/>
                <w:sz w:val="22"/>
              </w:rPr>
              <w:t xml:space="preserve">To </w:t>
            </w:r>
            <w:r w:rsidRPr="00DA2FBA">
              <w:rPr>
                <w:rFonts w:asciiTheme="minorHAnsi" w:hAnsiTheme="minorHAnsi" w:cstheme="minorHAnsi"/>
                <w:b/>
                <w:sz w:val="22"/>
              </w:rPr>
              <w:t>all cloud apps</w:t>
            </w:r>
          </w:p>
          <w:p w14:paraId="76B716F1" w14:textId="77777777" w:rsidR="001407D7" w:rsidRPr="00DA2FBA" w:rsidRDefault="001407D7" w:rsidP="001407D7">
            <w:pPr>
              <w:pStyle w:val="ListParagraph"/>
              <w:numPr>
                <w:ilvl w:val="0"/>
                <w:numId w:val="68"/>
              </w:numPr>
              <w:rPr>
                <w:rFonts w:asciiTheme="minorHAnsi" w:hAnsiTheme="minorHAnsi" w:cstheme="minorHAnsi"/>
                <w:b/>
                <w:sz w:val="22"/>
              </w:rPr>
            </w:pPr>
            <w:r w:rsidRPr="00DA2FBA">
              <w:rPr>
                <w:rFonts w:asciiTheme="minorHAnsi" w:hAnsiTheme="minorHAnsi" w:cstheme="minorHAnsi"/>
                <w:sz w:val="22"/>
              </w:rPr>
              <w:t xml:space="preserve">By </w:t>
            </w:r>
            <w:r w:rsidRPr="00DA2FBA">
              <w:rPr>
                <w:rFonts w:asciiTheme="minorHAnsi" w:hAnsiTheme="minorHAnsi" w:cstheme="minorHAnsi"/>
                <w:b/>
                <w:sz w:val="22"/>
              </w:rPr>
              <w:t>all users and groups</w:t>
            </w:r>
          </w:p>
          <w:p w14:paraId="41F1EF57" w14:textId="1E957D8E" w:rsidR="00E521F4" w:rsidRPr="00DA2FBA" w:rsidRDefault="002C057C" w:rsidP="00845534">
            <w:pPr>
              <w:pStyle w:val="ListParagraph"/>
              <w:numPr>
                <w:ilvl w:val="1"/>
                <w:numId w:val="68"/>
              </w:numPr>
              <w:rPr>
                <w:rFonts w:asciiTheme="minorHAnsi" w:hAnsiTheme="minorHAnsi" w:cstheme="minorHAnsi"/>
                <w:b/>
                <w:bCs/>
                <w:sz w:val="22"/>
              </w:rPr>
            </w:pPr>
            <w:r w:rsidRPr="00DA2FBA">
              <w:rPr>
                <w:rFonts w:asciiTheme="minorHAnsi" w:hAnsiTheme="minorHAnsi" w:cstheme="minorHAnsi"/>
                <w:sz w:val="22"/>
              </w:rPr>
              <w:t xml:space="preserve">Condition: </w:t>
            </w:r>
            <w:r w:rsidR="00E521F4" w:rsidRPr="00DA2FBA">
              <w:rPr>
                <w:rFonts w:asciiTheme="minorHAnsi" w:hAnsiTheme="minorHAnsi" w:cstheme="minorHAnsi"/>
                <w:b/>
                <w:sz w:val="22"/>
              </w:rPr>
              <w:t>Sign in Risk is Medium or High</w:t>
            </w:r>
          </w:p>
        </w:tc>
        <w:tc>
          <w:tcPr>
            <w:tcW w:w="4752" w:type="dxa"/>
          </w:tcPr>
          <w:p w14:paraId="4C70A424" w14:textId="735C8F24" w:rsidR="001407D7" w:rsidRPr="00DA2FBA" w:rsidRDefault="003427CA" w:rsidP="001407D7">
            <w:pPr>
              <w:rPr>
                <w:rFonts w:asciiTheme="minorHAnsi" w:hAnsiTheme="minorHAnsi" w:cstheme="minorHAnsi"/>
                <w:sz w:val="22"/>
              </w:rPr>
            </w:pPr>
            <w:hyperlink w:anchor="_MFA_for_risky" w:history="1">
              <w:r w:rsidR="001407D7" w:rsidRPr="00DA2FBA">
                <w:rPr>
                  <w:rStyle w:val="Hyperlink"/>
                  <w:rFonts w:asciiTheme="minorHAnsi" w:hAnsiTheme="minorHAnsi" w:cstheme="minorHAnsi"/>
                  <w:sz w:val="22"/>
                </w:rPr>
                <w:t>MFA for risky sign-ins</w:t>
              </w:r>
            </w:hyperlink>
          </w:p>
          <w:p w14:paraId="7977A6A2" w14:textId="77777777" w:rsidR="001407D7" w:rsidRPr="00DA2FBA" w:rsidRDefault="001407D7" w:rsidP="001407D7">
            <w:pPr>
              <w:rPr>
                <w:rFonts w:asciiTheme="minorHAnsi" w:hAnsiTheme="minorHAnsi" w:cstheme="minorHAnsi"/>
                <w:b/>
                <w:bCs/>
                <w:sz w:val="22"/>
              </w:rPr>
            </w:pPr>
          </w:p>
        </w:tc>
      </w:tr>
      <w:tr w:rsidR="001407D7" w:rsidRPr="00DA2FBA"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DA2FBA" w:rsidRDefault="001407D7" w:rsidP="001407D7">
            <w:pPr>
              <w:rPr>
                <w:rFonts w:asciiTheme="minorHAnsi" w:hAnsiTheme="minorHAnsi" w:cstheme="minorHAnsi"/>
                <w:sz w:val="22"/>
              </w:rPr>
            </w:pPr>
            <w:r w:rsidRPr="00DA2FBA">
              <w:rPr>
                <w:rFonts w:asciiTheme="minorHAnsi" w:hAnsiTheme="minorHAnsi" w:cstheme="minorHAnsi"/>
                <w:sz w:val="22"/>
              </w:rPr>
              <w:t>An access attempt is made:</w:t>
            </w:r>
          </w:p>
          <w:p w14:paraId="56961DC2" w14:textId="77777777" w:rsidR="001407D7" w:rsidRPr="00DA2FBA" w:rsidRDefault="001407D7" w:rsidP="00845534">
            <w:pPr>
              <w:pStyle w:val="ListParagraph"/>
              <w:numPr>
                <w:ilvl w:val="0"/>
                <w:numId w:val="69"/>
              </w:numPr>
              <w:rPr>
                <w:rFonts w:asciiTheme="minorHAnsi" w:hAnsiTheme="minorHAnsi" w:cstheme="minorHAnsi"/>
                <w:b/>
                <w:bCs/>
                <w:sz w:val="22"/>
              </w:rPr>
            </w:pPr>
            <w:r w:rsidRPr="00DA2FBA">
              <w:rPr>
                <w:rFonts w:asciiTheme="minorHAnsi" w:eastAsia="Times New Roman" w:hAnsiTheme="minorHAnsi" w:cstheme="minorHAnsi"/>
                <w:sz w:val="22"/>
              </w:rPr>
              <w:t xml:space="preserve">To </w:t>
            </w:r>
            <w:r w:rsidRPr="00DA2FBA">
              <w:rPr>
                <w:rFonts w:asciiTheme="minorHAnsi" w:eastAsia="Times New Roman" w:hAnsiTheme="minorHAnsi" w:cstheme="minorHAnsi"/>
                <w:b/>
                <w:sz w:val="22"/>
              </w:rPr>
              <w:t>all cloud apps</w:t>
            </w:r>
          </w:p>
          <w:p w14:paraId="46E3C9D1" w14:textId="77777777" w:rsidR="001407D7" w:rsidRPr="00DA2FBA" w:rsidRDefault="001407D7" w:rsidP="001407D7">
            <w:pPr>
              <w:pStyle w:val="ListParagraph"/>
              <w:numPr>
                <w:ilvl w:val="0"/>
                <w:numId w:val="69"/>
              </w:numPr>
              <w:rPr>
                <w:rFonts w:asciiTheme="minorHAnsi" w:hAnsiTheme="minorHAnsi" w:cstheme="minorHAnsi"/>
                <w:b/>
                <w:bCs/>
                <w:sz w:val="22"/>
              </w:rPr>
            </w:pPr>
            <w:r w:rsidRPr="00DA2FBA">
              <w:rPr>
                <w:rFonts w:asciiTheme="minorHAnsi" w:eastAsia="Times New Roman" w:hAnsiTheme="minorHAnsi" w:cstheme="minorHAnsi"/>
                <w:sz w:val="22"/>
              </w:rPr>
              <w:t xml:space="preserve">By </w:t>
            </w:r>
            <w:r w:rsidRPr="00DA2FBA">
              <w:rPr>
                <w:rFonts w:asciiTheme="minorHAnsi" w:eastAsia="Times New Roman" w:hAnsiTheme="minorHAnsi" w:cstheme="minorHAnsi"/>
                <w:b/>
                <w:sz w:val="22"/>
              </w:rPr>
              <w:t>All Users and Groups</w:t>
            </w:r>
          </w:p>
          <w:p w14:paraId="246FE6AC" w14:textId="103DA41E" w:rsidR="002C057C" w:rsidRPr="00DA2FBA" w:rsidRDefault="002C057C" w:rsidP="00845534">
            <w:pPr>
              <w:pStyle w:val="ListParagraph"/>
              <w:numPr>
                <w:ilvl w:val="1"/>
                <w:numId w:val="69"/>
              </w:numPr>
              <w:rPr>
                <w:rFonts w:asciiTheme="minorHAnsi" w:hAnsiTheme="minorHAnsi" w:cstheme="minorHAnsi"/>
                <w:bCs/>
                <w:sz w:val="22"/>
              </w:rPr>
            </w:pPr>
            <w:r w:rsidRPr="00DA2FBA">
              <w:rPr>
                <w:rFonts w:asciiTheme="minorHAnsi" w:hAnsiTheme="minorHAnsi" w:cstheme="minorHAnsi"/>
                <w:sz w:val="22"/>
              </w:rPr>
              <w:t xml:space="preserve">Condition: </w:t>
            </w:r>
            <w:r w:rsidRPr="00DA2FBA">
              <w:rPr>
                <w:rFonts w:asciiTheme="minorHAnsi" w:hAnsiTheme="minorHAnsi" w:cstheme="minorHAnsi"/>
                <w:b/>
                <w:sz w:val="22"/>
              </w:rPr>
              <w:t>High sign in risk due to leaked credentials</w:t>
            </w:r>
          </w:p>
        </w:tc>
        <w:tc>
          <w:tcPr>
            <w:tcW w:w="4752" w:type="dxa"/>
          </w:tcPr>
          <w:p w14:paraId="4C111A43" w14:textId="50413D99" w:rsidR="001407D7" w:rsidRPr="00DA2FBA" w:rsidRDefault="003427CA" w:rsidP="001407D7">
            <w:pPr>
              <w:rPr>
                <w:rFonts w:asciiTheme="minorHAnsi" w:eastAsia="Times New Roman" w:hAnsiTheme="minorHAnsi" w:cstheme="minorHAnsi"/>
                <w:sz w:val="22"/>
              </w:rPr>
            </w:pPr>
            <w:hyperlink w:anchor="_Password_change_for" w:history="1">
              <w:r w:rsidR="001407D7" w:rsidRPr="00DA2FBA">
                <w:rPr>
                  <w:rStyle w:val="Hyperlink"/>
                  <w:rFonts w:asciiTheme="minorHAnsi" w:hAnsiTheme="minorHAnsi" w:cstheme="minorHAnsi"/>
                  <w:sz w:val="22"/>
                </w:rPr>
                <w:t xml:space="preserve">Require MFA + Password change if </w:t>
              </w:r>
              <w:r w:rsidR="002C057C" w:rsidRPr="00DA2FBA">
                <w:rPr>
                  <w:rStyle w:val="Hyperlink"/>
                  <w:rFonts w:asciiTheme="minorHAnsi" w:hAnsiTheme="minorHAnsi" w:cstheme="minorHAnsi"/>
                  <w:sz w:val="22"/>
                </w:rPr>
                <w:t>credentials are leaked</w:t>
              </w:r>
            </w:hyperlink>
          </w:p>
          <w:p w14:paraId="73F12960" w14:textId="77777777" w:rsidR="001407D7" w:rsidRPr="00DA2FBA" w:rsidRDefault="001407D7" w:rsidP="001407D7">
            <w:pPr>
              <w:rPr>
                <w:rFonts w:asciiTheme="minorHAnsi" w:hAnsiTheme="minorHAnsi" w:cstheme="minorHAnsi"/>
                <w:b/>
                <w:bCs/>
                <w:sz w:val="22"/>
              </w:rPr>
            </w:pPr>
          </w:p>
        </w:tc>
      </w:tr>
      <w:tr w:rsidR="001407D7" w:rsidRPr="00DA2FBA"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DA2FBA" w:rsidRDefault="001407D7" w:rsidP="001407D7">
            <w:pPr>
              <w:rPr>
                <w:rFonts w:asciiTheme="minorHAnsi" w:hAnsiTheme="minorHAnsi" w:cstheme="minorHAnsi"/>
                <w:sz w:val="22"/>
              </w:rPr>
            </w:pPr>
            <w:r w:rsidRPr="00DA2FBA">
              <w:rPr>
                <w:rFonts w:asciiTheme="minorHAnsi" w:hAnsiTheme="minorHAnsi" w:cstheme="minorHAnsi"/>
                <w:sz w:val="22"/>
              </w:rPr>
              <w:t>An access attempt is made:</w:t>
            </w:r>
          </w:p>
          <w:p w14:paraId="37EFDEAC" w14:textId="77777777" w:rsidR="001407D7" w:rsidRPr="00DA2FBA" w:rsidRDefault="001407D7" w:rsidP="001407D7">
            <w:pPr>
              <w:numPr>
                <w:ilvl w:val="0"/>
                <w:numId w:val="50"/>
              </w:numPr>
              <w:rPr>
                <w:rFonts w:asciiTheme="minorHAnsi" w:hAnsiTheme="minorHAnsi" w:cstheme="minorHAnsi"/>
                <w:b/>
                <w:bCs/>
                <w:sz w:val="22"/>
              </w:rPr>
            </w:pPr>
            <w:r w:rsidRPr="00DA2FBA">
              <w:rPr>
                <w:rFonts w:asciiTheme="minorHAnsi" w:eastAsia="Times New Roman" w:hAnsiTheme="minorHAnsi" w:cstheme="minorHAnsi"/>
                <w:sz w:val="22"/>
              </w:rPr>
              <w:t xml:space="preserve">To </w:t>
            </w:r>
            <w:r w:rsidRPr="00DA2FBA">
              <w:rPr>
                <w:rFonts w:asciiTheme="minorHAnsi" w:eastAsia="Times New Roman" w:hAnsiTheme="minorHAnsi" w:cstheme="minorHAnsi"/>
                <w:b/>
                <w:sz w:val="22"/>
              </w:rPr>
              <w:t>all cloud apps</w:t>
            </w:r>
          </w:p>
          <w:p w14:paraId="5846FF1B" w14:textId="75E04625" w:rsidR="001407D7" w:rsidRPr="00DA2FBA" w:rsidRDefault="001407D7" w:rsidP="00845534">
            <w:pPr>
              <w:numPr>
                <w:ilvl w:val="0"/>
                <w:numId w:val="50"/>
              </w:numPr>
              <w:rPr>
                <w:rFonts w:asciiTheme="minorHAnsi" w:hAnsiTheme="minorHAnsi" w:cstheme="minorHAnsi"/>
                <w:b/>
                <w:bCs/>
                <w:sz w:val="22"/>
              </w:rPr>
            </w:pPr>
            <w:r w:rsidRPr="00DA2FBA">
              <w:rPr>
                <w:rFonts w:asciiTheme="minorHAnsi" w:eastAsia="Times New Roman" w:hAnsiTheme="minorHAnsi" w:cstheme="minorHAnsi"/>
                <w:sz w:val="22"/>
              </w:rPr>
              <w:t xml:space="preserve">By </w:t>
            </w:r>
            <w:r w:rsidRPr="00DA2FBA">
              <w:rPr>
                <w:rFonts w:asciiTheme="minorHAnsi" w:eastAsia="Times New Roman" w:hAnsiTheme="minorHAnsi" w:cstheme="minorHAnsi"/>
                <w:b/>
                <w:sz w:val="22"/>
              </w:rPr>
              <w:t xml:space="preserve">Global Administrators </w:t>
            </w:r>
          </w:p>
        </w:tc>
        <w:tc>
          <w:tcPr>
            <w:tcW w:w="4752" w:type="dxa"/>
          </w:tcPr>
          <w:p w14:paraId="36B58C05" w14:textId="067405F2" w:rsidR="001407D7" w:rsidRPr="00DA2FBA" w:rsidRDefault="003427CA" w:rsidP="001407D7">
            <w:pPr>
              <w:rPr>
                <w:rFonts w:asciiTheme="minorHAnsi" w:hAnsiTheme="minorHAnsi" w:cstheme="minorHAnsi"/>
                <w:b/>
                <w:bCs/>
                <w:sz w:val="22"/>
              </w:rPr>
            </w:pPr>
            <w:hyperlink w:anchor="_MFA_for_admins" w:history="1">
              <w:r w:rsidR="001407D7" w:rsidRPr="00DA2FBA">
                <w:rPr>
                  <w:rStyle w:val="Hyperlink"/>
                  <w:rFonts w:asciiTheme="minorHAnsi" w:hAnsiTheme="minorHAnsi" w:cstheme="minorHAnsi"/>
                  <w:sz w:val="22"/>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4" w:name="_Design"/>
      <w:bookmarkStart w:id="35" w:name="_Toc512426066"/>
      <w:bookmarkStart w:id="36" w:name="_Toc513313925"/>
      <w:bookmarkEnd w:id="34"/>
    </w:p>
    <w:p w14:paraId="1AEC0730" w14:textId="2AF2410B" w:rsidR="000E04EF" w:rsidRPr="002B34DE" w:rsidRDefault="000E04EF" w:rsidP="002B34DE">
      <w:pPr>
        <w:pStyle w:val="Heading2"/>
      </w:pPr>
      <w:bookmarkStart w:id="37" w:name="_Toc513650648"/>
      <w:r w:rsidRPr="00CE3A5E">
        <w:t>Design</w:t>
      </w:r>
      <w:bookmarkEnd w:id="35"/>
      <w:bookmarkEnd w:id="36"/>
      <w:bookmarkEnd w:id="37"/>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8" w:name="_MFA_when_not"/>
      <w:bookmarkStart w:id="39" w:name="_Toc513313926"/>
      <w:bookmarkStart w:id="40" w:name="_Toc513650649"/>
      <w:bookmarkEnd w:id="38"/>
      <w:r>
        <w:t>MFA when not at work</w:t>
      </w:r>
      <w:bookmarkEnd w:id="39"/>
      <w:bookmarkEnd w:id="40"/>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906E7" w14:paraId="2D585754" w14:textId="77777777" w:rsidTr="00B1538A">
        <w:trPr>
          <w:trHeight w:val="40"/>
        </w:trPr>
        <w:tc>
          <w:tcPr>
            <w:tcW w:w="2825" w:type="dxa"/>
          </w:tcPr>
          <w:p w14:paraId="0F7D890D" w14:textId="4855B178" w:rsidR="004906E7" w:rsidRPr="00594745" w:rsidRDefault="004906E7" w:rsidP="00823C5F">
            <w:pPr>
              <w:rPr>
                <w:b/>
              </w:rPr>
            </w:pPr>
            <w:r w:rsidRPr="00594745">
              <w:rPr>
                <w:b/>
              </w:rPr>
              <w:t>Location Name</w:t>
            </w:r>
          </w:p>
        </w:tc>
        <w:tc>
          <w:tcPr>
            <w:tcW w:w="6433" w:type="dxa"/>
          </w:tcPr>
          <w:p w14:paraId="5DFF7C81" w14:textId="383780BC" w:rsidR="004906E7" w:rsidRPr="00594745" w:rsidRDefault="004906E7" w:rsidP="00823C5F">
            <w:pPr>
              <w:rPr>
                <w:b/>
              </w:rPr>
            </w:pPr>
            <w:r w:rsidRPr="00594745">
              <w:rPr>
                <w:b/>
              </w:rPr>
              <w:t>IP Ranges</w:t>
            </w:r>
          </w:p>
        </w:tc>
      </w:tr>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55841D57"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1" w:name="_MFA_for_admins"/>
      <w:bookmarkStart w:id="42" w:name="_Toc513313927"/>
      <w:bookmarkStart w:id="43" w:name="_Toc513650650"/>
      <w:bookmarkEnd w:id="41"/>
      <w:r>
        <w:rPr>
          <w:rStyle w:val="Heading3Char"/>
        </w:rPr>
        <w:t>MFA for admins</w:t>
      </w:r>
      <w:bookmarkEnd w:id="42"/>
      <w:bookmarkEnd w:id="43"/>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4C0AE4">
        <w:tc>
          <w:tcPr>
            <w:tcW w:w="2875" w:type="dxa"/>
          </w:tcPr>
          <w:p w14:paraId="7CD275D3" w14:textId="77777777" w:rsidR="00A1771C" w:rsidRPr="0016061F" w:rsidRDefault="00A1771C" w:rsidP="004C0AE4">
            <w:pPr>
              <w:rPr>
                <w:b/>
              </w:rPr>
            </w:pPr>
            <w:r w:rsidRPr="0016061F">
              <w:rPr>
                <w:b/>
              </w:rPr>
              <w:t>Field</w:t>
            </w:r>
          </w:p>
        </w:tc>
        <w:tc>
          <w:tcPr>
            <w:tcW w:w="6475" w:type="dxa"/>
          </w:tcPr>
          <w:p w14:paraId="30FF1358" w14:textId="77777777" w:rsidR="00A1771C" w:rsidRPr="0016061F" w:rsidRDefault="00A1771C" w:rsidP="004C0AE4">
            <w:pPr>
              <w:rPr>
                <w:b/>
              </w:rPr>
            </w:pPr>
            <w:r w:rsidRPr="0016061F">
              <w:rPr>
                <w:b/>
              </w:rPr>
              <w:t>Value</w:t>
            </w:r>
          </w:p>
        </w:tc>
      </w:tr>
      <w:tr w:rsidR="00A1771C" w14:paraId="6461EEDE" w14:textId="77777777" w:rsidTr="004C0AE4">
        <w:tc>
          <w:tcPr>
            <w:tcW w:w="2875" w:type="dxa"/>
          </w:tcPr>
          <w:p w14:paraId="441F2B15" w14:textId="77777777" w:rsidR="00A1771C" w:rsidRDefault="00A1771C" w:rsidP="004C0AE4">
            <w:r>
              <w:t>Policy Name</w:t>
            </w:r>
          </w:p>
        </w:tc>
        <w:tc>
          <w:tcPr>
            <w:tcW w:w="6475" w:type="dxa"/>
          </w:tcPr>
          <w:p w14:paraId="7AC4A103" w14:textId="35D24282" w:rsidR="00A1771C" w:rsidRDefault="00A1771C" w:rsidP="004C0AE4">
            <w:r>
              <w:t xml:space="preserve">MFA </w:t>
            </w:r>
            <w:r w:rsidR="007809FD">
              <w:t>for Admins</w:t>
            </w:r>
          </w:p>
        </w:tc>
      </w:tr>
      <w:tr w:rsidR="00A1771C" w14:paraId="22F89137" w14:textId="77777777" w:rsidTr="004C0AE4">
        <w:tc>
          <w:tcPr>
            <w:tcW w:w="2875" w:type="dxa"/>
          </w:tcPr>
          <w:p w14:paraId="1C15A161" w14:textId="77777777" w:rsidR="00A1771C" w:rsidRDefault="00A1771C" w:rsidP="004C0AE4">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4C0AE4">
        <w:tc>
          <w:tcPr>
            <w:tcW w:w="2875" w:type="dxa"/>
          </w:tcPr>
          <w:p w14:paraId="34E7ACEB" w14:textId="77777777" w:rsidR="00A1771C" w:rsidRDefault="00A1771C" w:rsidP="004C0AE4">
            <w:r>
              <w:t>Cloud Apps</w:t>
            </w:r>
          </w:p>
        </w:tc>
        <w:tc>
          <w:tcPr>
            <w:tcW w:w="6475" w:type="dxa"/>
          </w:tcPr>
          <w:p w14:paraId="36E18737" w14:textId="706CFC7E" w:rsidR="00A1771C" w:rsidRPr="00802429" w:rsidRDefault="00802429" w:rsidP="004C0AE4">
            <w:r>
              <w:t>All Cloud Applications</w:t>
            </w:r>
          </w:p>
        </w:tc>
      </w:tr>
      <w:tr w:rsidR="00A1771C" w14:paraId="5F85EC32" w14:textId="77777777" w:rsidTr="004C0AE4">
        <w:tc>
          <w:tcPr>
            <w:tcW w:w="2875" w:type="dxa"/>
          </w:tcPr>
          <w:p w14:paraId="3E5E0DDC" w14:textId="44EDDF43" w:rsidR="00A1771C" w:rsidRDefault="00A1771C" w:rsidP="004C0AE4">
            <w:r>
              <w:t>Grant</w:t>
            </w:r>
          </w:p>
        </w:tc>
        <w:tc>
          <w:tcPr>
            <w:tcW w:w="6475" w:type="dxa"/>
          </w:tcPr>
          <w:p w14:paraId="39467867" w14:textId="42A75C57" w:rsidR="00A1771C" w:rsidRDefault="00A1771C" w:rsidP="004C0AE4">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38422F3E" w14:textId="0650F248" w:rsidR="00BA01B3" w:rsidRDefault="00CB5A89" w:rsidP="00613E5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509A94B2">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bookmarkStart w:id="44" w:name="_MFA_for_risky"/>
      <w:bookmarkStart w:id="45" w:name="_Toc513313928"/>
      <w:bookmarkEnd w:id="44"/>
    </w:p>
    <w:p w14:paraId="77F1F6E9" w14:textId="21C25BA3" w:rsidR="00E50579" w:rsidRDefault="00E50579">
      <w:pPr>
        <w:pStyle w:val="Heading3"/>
      </w:pPr>
      <w:bookmarkStart w:id="46" w:name="_Toc513650651"/>
      <w:r>
        <w:t>MFA for risky sign-ins</w:t>
      </w:r>
      <w:bookmarkEnd w:id="45"/>
      <w:bookmarkEnd w:id="46"/>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lastRenderedPageBreak/>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4C0AE4">
            <w:pPr>
              <w:rPr>
                <w:b/>
              </w:rPr>
            </w:pPr>
            <w:r w:rsidRPr="0016061F">
              <w:rPr>
                <w:b/>
              </w:rPr>
              <w:t>Field</w:t>
            </w:r>
          </w:p>
        </w:tc>
        <w:tc>
          <w:tcPr>
            <w:tcW w:w="6115" w:type="dxa"/>
          </w:tcPr>
          <w:p w14:paraId="0B9C4BD8" w14:textId="77777777" w:rsidR="00802429" w:rsidRPr="0016061F" w:rsidRDefault="00802429" w:rsidP="004C0AE4">
            <w:pPr>
              <w:rPr>
                <w:b/>
              </w:rPr>
            </w:pPr>
            <w:r w:rsidRPr="0016061F">
              <w:rPr>
                <w:b/>
              </w:rPr>
              <w:t>Value</w:t>
            </w:r>
          </w:p>
        </w:tc>
      </w:tr>
      <w:tr w:rsidR="00802429" w14:paraId="09C5D9D8" w14:textId="77777777" w:rsidTr="00503084">
        <w:tc>
          <w:tcPr>
            <w:tcW w:w="3235" w:type="dxa"/>
          </w:tcPr>
          <w:p w14:paraId="20D029BA" w14:textId="77777777" w:rsidR="00802429" w:rsidRDefault="00802429" w:rsidP="004C0AE4">
            <w:r>
              <w:t>Policy Name</w:t>
            </w:r>
          </w:p>
        </w:tc>
        <w:tc>
          <w:tcPr>
            <w:tcW w:w="6115" w:type="dxa"/>
          </w:tcPr>
          <w:p w14:paraId="6CDD8861" w14:textId="1D68CFDA" w:rsidR="00802429" w:rsidRDefault="00802429" w:rsidP="004C0AE4">
            <w:r>
              <w:t xml:space="preserve">MFA </w:t>
            </w:r>
            <w:r w:rsidR="007809FD">
              <w:t>for Risky Sign-Ins</w:t>
            </w:r>
          </w:p>
        </w:tc>
      </w:tr>
      <w:tr w:rsidR="00802429" w14:paraId="68E78AEF" w14:textId="77777777" w:rsidTr="00503084">
        <w:tc>
          <w:tcPr>
            <w:tcW w:w="3235" w:type="dxa"/>
          </w:tcPr>
          <w:p w14:paraId="0642D677" w14:textId="77777777" w:rsidR="00802429" w:rsidRDefault="00802429" w:rsidP="004C0AE4">
            <w:r>
              <w:t>Users and Groups</w:t>
            </w:r>
          </w:p>
        </w:tc>
        <w:tc>
          <w:tcPr>
            <w:tcW w:w="6115" w:type="dxa"/>
          </w:tcPr>
          <w:p w14:paraId="4D2A400A" w14:textId="77777777" w:rsidR="00802429" w:rsidRDefault="00802429" w:rsidP="004C0AE4">
            <w:r>
              <w:t>&lt;Insert users and groups&gt;</w:t>
            </w:r>
          </w:p>
        </w:tc>
      </w:tr>
      <w:tr w:rsidR="00802429" w14:paraId="7D7FFBA0" w14:textId="77777777" w:rsidTr="00503084">
        <w:tc>
          <w:tcPr>
            <w:tcW w:w="3235" w:type="dxa"/>
          </w:tcPr>
          <w:p w14:paraId="15C9E1B9" w14:textId="77777777" w:rsidR="00802429" w:rsidRDefault="00802429" w:rsidP="004C0AE4">
            <w:r>
              <w:t>Cloud Apps</w:t>
            </w:r>
          </w:p>
        </w:tc>
        <w:tc>
          <w:tcPr>
            <w:tcW w:w="6115" w:type="dxa"/>
          </w:tcPr>
          <w:p w14:paraId="7CE52316" w14:textId="485215E4" w:rsidR="00802429" w:rsidRDefault="00503084" w:rsidP="004C0AE4">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92CCC74"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6EB85C2" w14:textId="3A57A836" w:rsidR="00FF2079" w:rsidRDefault="00FF2079" w:rsidP="00FF2079">
      <w:pPr>
        <w:pStyle w:val="Heading3"/>
      </w:pPr>
      <w:bookmarkStart w:id="47" w:name="_Device_Compliance_when"/>
      <w:bookmarkStart w:id="48" w:name="_Device_compliance_for"/>
      <w:bookmarkStart w:id="49" w:name="_Toc513714550"/>
      <w:bookmarkEnd w:id="47"/>
      <w:bookmarkEnd w:id="48"/>
      <w:r>
        <w:t>Require a compliant device or a</w:t>
      </w:r>
      <w:r w:rsidR="008D0E51">
        <w:t>n approved app</w:t>
      </w:r>
      <w:bookmarkEnd w:id="49"/>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3C1E1828" w:rsidR="000E361B" w:rsidRDefault="000E361B" w:rsidP="000E361B">
      <w:r>
        <w:lastRenderedPageBreak/>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291"/>
        <w:gridCol w:w="3491"/>
        <w:gridCol w:w="2994"/>
      </w:tblGrid>
      <w:tr w:rsidR="000E361B" w:rsidRPr="00A41A3D"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Pr="00A41A3D" w:rsidRDefault="000E361B" w:rsidP="00823C5F">
            <w:pPr>
              <w:rPr>
                <w:rFonts w:asciiTheme="minorHAnsi" w:hAnsiTheme="minorHAnsi" w:cstheme="minorHAnsi"/>
              </w:rPr>
            </w:pPr>
            <w:r w:rsidRPr="00A41A3D">
              <w:rPr>
                <w:rFonts w:asciiTheme="minorHAnsi" w:hAnsiTheme="minorHAnsi" w:cstheme="minorHAnsi"/>
              </w:rPr>
              <w:t>Consideration</w:t>
            </w:r>
          </w:p>
        </w:tc>
        <w:tc>
          <w:tcPr>
            <w:tcW w:w="0" w:type="dxa"/>
          </w:tcPr>
          <w:p w14:paraId="50B3DCD4" w14:textId="77777777" w:rsidR="000E361B" w:rsidRPr="00A41A3D" w:rsidRDefault="000E361B" w:rsidP="00823C5F">
            <w:pPr>
              <w:rPr>
                <w:rFonts w:asciiTheme="minorHAnsi" w:hAnsiTheme="minorHAnsi" w:cstheme="minorHAnsi"/>
              </w:rPr>
            </w:pPr>
            <w:r w:rsidRPr="00A41A3D">
              <w:rPr>
                <w:rFonts w:asciiTheme="minorHAnsi" w:hAnsiTheme="minorHAnsi" w:cstheme="minorHAnsi"/>
              </w:rPr>
              <w:t>MDM</w:t>
            </w:r>
          </w:p>
        </w:tc>
        <w:tc>
          <w:tcPr>
            <w:tcW w:w="0" w:type="dxa"/>
          </w:tcPr>
          <w:p w14:paraId="1F2B94AC" w14:textId="1B37877C" w:rsidR="000E361B" w:rsidRPr="00A41A3D" w:rsidRDefault="00483DF3" w:rsidP="00823C5F">
            <w:pPr>
              <w:rPr>
                <w:rFonts w:asciiTheme="minorHAnsi" w:hAnsiTheme="minorHAnsi" w:cstheme="minorHAnsi"/>
              </w:rPr>
            </w:pPr>
            <w:r w:rsidRPr="00A41A3D">
              <w:rPr>
                <w:rFonts w:asciiTheme="minorHAnsi" w:hAnsiTheme="minorHAnsi" w:cstheme="minorHAnsi"/>
              </w:rPr>
              <w:t>Intune App</w:t>
            </w:r>
            <w:r w:rsidR="000E361B" w:rsidRPr="00A41A3D">
              <w:rPr>
                <w:rFonts w:asciiTheme="minorHAnsi" w:hAnsiTheme="minorHAnsi" w:cstheme="minorHAnsi"/>
              </w:rPr>
              <w:t xml:space="preserve"> Protection</w:t>
            </w:r>
          </w:p>
        </w:tc>
      </w:tr>
      <w:tr w:rsidR="000E361B" w:rsidRPr="00A41A3D"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Pr="00A41A3D" w:rsidRDefault="000E361B" w:rsidP="00823C5F">
            <w:pPr>
              <w:pStyle w:val="CellBody"/>
              <w:rPr>
                <w:rFonts w:asciiTheme="minorHAnsi" w:hAnsiTheme="minorHAnsi" w:cstheme="minorHAnsi"/>
                <w:sz w:val="22"/>
              </w:rPr>
            </w:pPr>
            <w:r w:rsidRPr="00A41A3D">
              <w:rPr>
                <w:rFonts w:asciiTheme="minorHAnsi" w:hAnsiTheme="minorHAnsi" w:cstheme="minorHAnsi"/>
                <w:sz w:val="22"/>
              </w:rPr>
              <w:t>User onboarding experience</w:t>
            </w:r>
          </w:p>
        </w:tc>
        <w:tc>
          <w:tcPr>
            <w:tcW w:w="0" w:type="dxa"/>
            <w:shd w:val="clear" w:color="auto" w:fill="auto"/>
          </w:tcPr>
          <w:p w14:paraId="5D101470" w14:textId="6A2B1749" w:rsidR="000E361B" w:rsidRPr="00A41A3D" w:rsidRDefault="00AF00D2" w:rsidP="00823C5F">
            <w:pPr>
              <w:rPr>
                <w:rFonts w:asciiTheme="minorHAnsi" w:hAnsiTheme="minorHAnsi" w:cstheme="minorHAnsi"/>
                <w:sz w:val="22"/>
              </w:rPr>
            </w:pPr>
            <w:r w:rsidRPr="00A41A3D">
              <w:rPr>
                <w:rFonts w:asciiTheme="minorHAnsi" w:hAnsiTheme="minorHAnsi" w:cstheme="minorHAnsi"/>
                <w:sz w:val="22"/>
              </w:rPr>
              <w:t>U</w:t>
            </w:r>
            <w:r w:rsidR="000E361B" w:rsidRPr="00A41A3D">
              <w:rPr>
                <w:rFonts w:asciiTheme="minorHAnsi" w:hAnsiTheme="minorHAnsi" w:cstheme="minorHAnsi"/>
                <w:sz w:val="22"/>
              </w:rPr>
              <w:t xml:space="preserve">ser generally needs to </w:t>
            </w:r>
            <w:r w:rsidR="000E361B" w:rsidRPr="00A41A3D">
              <w:rPr>
                <w:rFonts w:asciiTheme="minorHAnsi" w:hAnsiTheme="minorHAnsi" w:cstheme="minorHAnsi"/>
                <w:b/>
                <w:bCs/>
                <w:sz w:val="22"/>
              </w:rPr>
              <w:t>accept that device will be remotely managed</w:t>
            </w:r>
            <w:r w:rsidR="000E361B" w:rsidRPr="00A41A3D">
              <w:rPr>
                <w:rFonts w:asciiTheme="minorHAnsi" w:hAnsiTheme="minorHAnsi" w:cstheme="minorHAnsi"/>
                <w:sz w:val="22"/>
              </w:rPr>
              <w:t xml:space="preserve"> by IT</w:t>
            </w:r>
            <w:r w:rsidRPr="00A41A3D">
              <w:rPr>
                <w:rFonts w:asciiTheme="minorHAnsi" w:hAnsiTheme="minorHAnsi" w:cstheme="minorHAnsi"/>
                <w:sz w:val="22"/>
              </w:rPr>
              <w:t xml:space="preserve"> (varies by OS)</w:t>
            </w:r>
            <w:r w:rsidR="000E361B" w:rsidRPr="00A41A3D">
              <w:rPr>
                <w:rFonts w:asciiTheme="minorHAnsi" w:hAnsiTheme="minorHAnsi" w:cstheme="minorHAnsi"/>
                <w:sz w:val="22"/>
              </w:rPr>
              <w:t>.</w:t>
            </w:r>
          </w:p>
        </w:tc>
        <w:tc>
          <w:tcPr>
            <w:tcW w:w="0" w:type="dxa"/>
          </w:tcPr>
          <w:p w14:paraId="4CECFDD4" w14:textId="1EA145BA"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User gets </w:t>
            </w:r>
            <w:r w:rsidRPr="00A41A3D">
              <w:rPr>
                <w:rFonts w:asciiTheme="minorHAnsi" w:hAnsiTheme="minorHAnsi" w:cstheme="minorHAnsi"/>
                <w:b/>
                <w:bCs/>
                <w:sz w:val="22"/>
              </w:rPr>
              <w:t>FYI about data protections</w:t>
            </w:r>
            <w:r w:rsidRPr="00A41A3D">
              <w:rPr>
                <w:rFonts w:asciiTheme="minorHAnsi" w:hAnsiTheme="minorHAnsi" w:cstheme="minorHAnsi"/>
                <w:sz w:val="22"/>
              </w:rPr>
              <w:t xml:space="preserve"> upon first launch of a protected app.</w:t>
            </w:r>
          </w:p>
        </w:tc>
      </w:tr>
      <w:tr w:rsidR="000E361B" w:rsidRPr="00A41A3D"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Pr="00A41A3D" w:rsidRDefault="000E361B" w:rsidP="00823C5F">
            <w:pPr>
              <w:pStyle w:val="CellBody"/>
              <w:rPr>
                <w:rFonts w:asciiTheme="minorHAnsi" w:hAnsiTheme="minorHAnsi" w:cstheme="minorHAnsi"/>
                <w:sz w:val="22"/>
              </w:rPr>
            </w:pPr>
            <w:r w:rsidRPr="00A41A3D">
              <w:rPr>
                <w:rFonts w:asciiTheme="minorHAnsi" w:hAnsiTheme="minorHAnsi" w:cstheme="minorHAnsi"/>
                <w:sz w:val="22"/>
              </w:rPr>
              <w:t>Access pin</w:t>
            </w:r>
          </w:p>
        </w:tc>
        <w:tc>
          <w:tcPr>
            <w:tcW w:w="0" w:type="dxa"/>
            <w:shd w:val="clear" w:color="auto" w:fill="auto"/>
          </w:tcPr>
          <w:p w14:paraId="41E1A34C" w14:textId="78AF75AE"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Admins can create and enforce PINs to </w:t>
            </w:r>
            <w:r w:rsidR="00AF00D2" w:rsidRPr="00A41A3D">
              <w:rPr>
                <w:rFonts w:asciiTheme="minorHAnsi" w:hAnsiTheme="minorHAnsi" w:cstheme="minorHAnsi"/>
                <w:sz w:val="22"/>
              </w:rPr>
              <w:t>sign into</w:t>
            </w:r>
            <w:r w:rsidRPr="00A41A3D">
              <w:rPr>
                <w:rFonts w:asciiTheme="minorHAnsi" w:hAnsiTheme="minorHAnsi" w:cstheme="minorHAnsi"/>
                <w:sz w:val="22"/>
              </w:rPr>
              <w:t xml:space="preserve"> the </w:t>
            </w:r>
            <w:r w:rsidRPr="00A41A3D">
              <w:rPr>
                <w:rFonts w:asciiTheme="minorHAnsi" w:hAnsiTheme="minorHAnsi" w:cstheme="minorHAnsi"/>
                <w:b/>
                <w:bCs/>
                <w:sz w:val="22"/>
              </w:rPr>
              <w:t>device</w:t>
            </w:r>
            <w:r w:rsidRPr="00A41A3D">
              <w:rPr>
                <w:rFonts w:asciiTheme="minorHAnsi" w:hAnsiTheme="minorHAnsi" w:cstheme="minorHAnsi"/>
                <w:sz w:val="22"/>
              </w:rPr>
              <w:t>.</w:t>
            </w:r>
          </w:p>
        </w:tc>
        <w:tc>
          <w:tcPr>
            <w:tcW w:w="0" w:type="dxa"/>
          </w:tcPr>
          <w:p w14:paraId="084277AD"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Admins can create and enforce PINs to get corporate data in mobile </w:t>
            </w:r>
            <w:r w:rsidRPr="00A41A3D">
              <w:rPr>
                <w:rFonts w:asciiTheme="minorHAnsi" w:hAnsiTheme="minorHAnsi" w:cstheme="minorHAnsi"/>
                <w:b/>
                <w:bCs/>
                <w:sz w:val="22"/>
              </w:rPr>
              <w:t>apps</w:t>
            </w:r>
            <w:r w:rsidRPr="00A41A3D">
              <w:rPr>
                <w:rFonts w:asciiTheme="minorHAnsi" w:hAnsiTheme="minorHAnsi" w:cstheme="minorHAnsi"/>
                <w:sz w:val="22"/>
              </w:rPr>
              <w:t>.</w:t>
            </w:r>
          </w:p>
        </w:tc>
      </w:tr>
      <w:tr w:rsidR="000E361B" w:rsidRPr="00A41A3D"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A41A3D" w:rsidRDefault="000E361B" w:rsidP="00823C5F">
            <w:pPr>
              <w:pStyle w:val="CellBody"/>
              <w:rPr>
                <w:rFonts w:asciiTheme="minorHAnsi" w:hAnsiTheme="minorHAnsi" w:cstheme="minorHAnsi"/>
                <w:sz w:val="22"/>
                <w:lang w:val="en-US"/>
              </w:rPr>
            </w:pPr>
            <w:r w:rsidRPr="00A41A3D">
              <w:rPr>
                <w:rFonts w:asciiTheme="minorHAnsi" w:hAnsiTheme="minorHAnsi" w:cstheme="minorHAnsi"/>
                <w:sz w:val="22"/>
                <w:lang w:val="en-US"/>
              </w:rPr>
              <w:t>Data encryption</w:t>
            </w:r>
          </w:p>
        </w:tc>
        <w:tc>
          <w:tcPr>
            <w:tcW w:w="0" w:type="dxa"/>
            <w:shd w:val="clear" w:color="auto" w:fill="auto"/>
          </w:tcPr>
          <w:p w14:paraId="570DD290"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Admins can create and enforce policies for </w:t>
            </w:r>
            <w:r w:rsidRPr="00A41A3D">
              <w:rPr>
                <w:rFonts w:asciiTheme="minorHAnsi" w:hAnsiTheme="minorHAnsi" w:cstheme="minorHAnsi"/>
                <w:b/>
                <w:bCs/>
                <w:sz w:val="22"/>
              </w:rPr>
              <w:t>full device encryption.</w:t>
            </w:r>
          </w:p>
        </w:tc>
        <w:tc>
          <w:tcPr>
            <w:tcW w:w="0" w:type="dxa"/>
          </w:tcPr>
          <w:p w14:paraId="4853D273"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Admins can create and enforce policies for </w:t>
            </w:r>
            <w:r w:rsidRPr="00A41A3D">
              <w:rPr>
                <w:rFonts w:asciiTheme="minorHAnsi" w:hAnsiTheme="minorHAnsi" w:cstheme="minorHAnsi"/>
                <w:b/>
                <w:bCs/>
                <w:sz w:val="22"/>
              </w:rPr>
              <w:t>application data encryption.</w:t>
            </w:r>
          </w:p>
        </w:tc>
      </w:tr>
      <w:tr w:rsidR="000E361B" w:rsidRPr="00A41A3D"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A41A3D" w:rsidRDefault="000E361B" w:rsidP="00823C5F">
            <w:pPr>
              <w:pStyle w:val="CellBody"/>
              <w:rPr>
                <w:rFonts w:asciiTheme="minorHAnsi" w:hAnsiTheme="minorHAnsi" w:cstheme="minorHAnsi"/>
                <w:sz w:val="22"/>
                <w:lang w:val="en-US"/>
              </w:rPr>
            </w:pPr>
            <w:r w:rsidRPr="00A41A3D">
              <w:rPr>
                <w:rFonts w:asciiTheme="minorHAnsi" w:hAnsiTheme="minorHAnsi" w:cstheme="minorHAnsi"/>
                <w:sz w:val="22"/>
                <w:lang w:val="en-US"/>
              </w:rPr>
              <w:t>Hardware setup</w:t>
            </w:r>
          </w:p>
        </w:tc>
        <w:tc>
          <w:tcPr>
            <w:tcW w:w="0" w:type="dxa"/>
            <w:shd w:val="clear" w:color="auto" w:fill="auto"/>
          </w:tcPr>
          <w:p w14:paraId="49754388"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Admins can create and enforce policies around various hardware features such as camera, cellular radios, Wi-Fi, radios, and so on.</w:t>
            </w:r>
          </w:p>
        </w:tc>
        <w:tc>
          <w:tcPr>
            <w:tcW w:w="0" w:type="dxa"/>
          </w:tcPr>
          <w:p w14:paraId="32ACA20E"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N/A</w:t>
            </w:r>
          </w:p>
        </w:tc>
      </w:tr>
      <w:tr w:rsidR="000E361B" w:rsidRPr="00A41A3D"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A41A3D" w:rsidRDefault="000E361B" w:rsidP="00823C5F">
            <w:pPr>
              <w:pStyle w:val="CellBody"/>
              <w:rPr>
                <w:rFonts w:asciiTheme="minorHAnsi" w:hAnsiTheme="minorHAnsi" w:cstheme="minorHAnsi"/>
                <w:sz w:val="22"/>
                <w:lang w:val="en-US"/>
              </w:rPr>
            </w:pPr>
            <w:r w:rsidRPr="00A41A3D">
              <w:rPr>
                <w:rFonts w:asciiTheme="minorHAnsi" w:hAnsiTheme="minorHAnsi" w:cstheme="minorHAnsi"/>
                <w:sz w:val="22"/>
                <w:lang w:val="en-US"/>
              </w:rPr>
              <w:t>Wi-Fi, VPN, email, and certificate profiles</w:t>
            </w:r>
          </w:p>
        </w:tc>
        <w:tc>
          <w:tcPr>
            <w:tcW w:w="0" w:type="dxa"/>
            <w:shd w:val="clear" w:color="auto" w:fill="auto"/>
          </w:tcPr>
          <w:p w14:paraId="5BA0699D"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Admins can deploy profiles to devices that configure Wi-Fi, VPN, email, and certificates to meet company requirements. </w:t>
            </w:r>
          </w:p>
          <w:p w14:paraId="34008FFE"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Admins can also create and deploy custom profiles.</w:t>
            </w:r>
          </w:p>
        </w:tc>
        <w:tc>
          <w:tcPr>
            <w:tcW w:w="0" w:type="dxa"/>
          </w:tcPr>
          <w:p w14:paraId="14A0C297"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N/A</w:t>
            </w:r>
          </w:p>
        </w:tc>
      </w:tr>
      <w:tr w:rsidR="000E361B" w:rsidRPr="00A41A3D"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Pr="00A41A3D" w:rsidRDefault="000E361B" w:rsidP="00823C5F">
            <w:pPr>
              <w:pStyle w:val="CellBody"/>
              <w:rPr>
                <w:rFonts w:asciiTheme="minorHAnsi" w:hAnsiTheme="minorHAnsi" w:cstheme="minorHAnsi"/>
                <w:sz w:val="22"/>
              </w:rPr>
            </w:pPr>
            <w:r w:rsidRPr="00A41A3D">
              <w:rPr>
                <w:rFonts w:asciiTheme="minorHAnsi" w:hAnsiTheme="minorHAnsi" w:cstheme="minorHAnsi"/>
                <w:sz w:val="22"/>
              </w:rPr>
              <w:t>App provisioning</w:t>
            </w:r>
          </w:p>
        </w:tc>
        <w:tc>
          <w:tcPr>
            <w:tcW w:w="0" w:type="dxa"/>
            <w:shd w:val="clear" w:color="auto" w:fill="auto"/>
          </w:tcPr>
          <w:p w14:paraId="75704D76"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Intune can distribute Store apps and line-of-business apps directly to the device.  </w:t>
            </w:r>
          </w:p>
          <w:p w14:paraId="70588D9E"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You can tag the apps as “available” (the user must install the app) or as “required” (the app will be installed automatically).</w:t>
            </w:r>
          </w:p>
        </w:tc>
        <w:tc>
          <w:tcPr>
            <w:tcW w:w="0" w:type="dxa"/>
          </w:tcPr>
          <w:p w14:paraId="103DDA04"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Apps are not distributed to devices by Intune. The admin creates an app policy to target a set of apps. After the end user downloads the app and logs on with their corporate credentials, the app policy is immediately applied to the app.</w:t>
            </w:r>
          </w:p>
        </w:tc>
      </w:tr>
      <w:tr w:rsidR="000E361B" w:rsidRPr="00A41A3D"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Pr="00A41A3D" w:rsidRDefault="000E361B" w:rsidP="00823C5F">
            <w:pPr>
              <w:pStyle w:val="CellBody"/>
              <w:rPr>
                <w:rFonts w:asciiTheme="minorHAnsi" w:hAnsiTheme="minorHAnsi" w:cstheme="minorHAnsi"/>
                <w:sz w:val="22"/>
              </w:rPr>
            </w:pPr>
            <w:r w:rsidRPr="00A41A3D">
              <w:rPr>
                <w:rFonts w:asciiTheme="minorHAnsi" w:hAnsiTheme="minorHAnsi" w:cstheme="minorHAnsi"/>
                <w:sz w:val="22"/>
              </w:rPr>
              <w:t>App inventory</w:t>
            </w:r>
          </w:p>
        </w:tc>
        <w:tc>
          <w:tcPr>
            <w:tcW w:w="0" w:type="dxa"/>
            <w:shd w:val="clear" w:color="auto" w:fill="auto"/>
          </w:tcPr>
          <w:p w14:paraId="10AAD470"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Can inventory all apps on device.</w:t>
            </w:r>
          </w:p>
        </w:tc>
        <w:tc>
          <w:tcPr>
            <w:tcW w:w="0" w:type="dxa"/>
          </w:tcPr>
          <w:p w14:paraId="04A482B7"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Cannot inventory apps on device.</w:t>
            </w:r>
          </w:p>
        </w:tc>
      </w:tr>
      <w:tr w:rsidR="000E361B" w:rsidRPr="00A41A3D"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Pr="00A41A3D" w:rsidRDefault="000E361B" w:rsidP="00823C5F">
            <w:pPr>
              <w:pStyle w:val="CellBody"/>
              <w:rPr>
                <w:rFonts w:asciiTheme="minorHAnsi" w:hAnsiTheme="minorHAnsi" w:cstheme="minorHAnsi"/>
                <w:sz w:val="22"/>
              </w:rPr>
            </w:pPr>
            <w:r w:rsidRPr="00A41A3D">
              <w:rPr>
                <w:rFonts w:asciiTheme="minorHAnsi" w:hAnsiTheme="minorHAnsi" w:cstheme="minorHAnsi"/>
                <w:sz w:val="22"/>
              </w:rPr>
              <w:t>Data removal</w:t>
            </w:r>
          </w:p>
        </w:tc>
        <w:tc>
          <w:tcPr>
            <w:tcW w:w="0" w:type="dxa"/>
            <w:shd w:val="clear" w:color="auto" w:fill="auto"/>
          </w:tcPr>
          <w:p w14:paraId="7C453350"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Remove corporate data and settings with “selective wipe”.</w:t>
            </w:r>
          </w:p>
          <w:p w14:paraId="05CE7189"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Run a complete factory reset if necessary.  </w:t>
            </w:r>
          </w:p>
          <w:p w14:paraId="5BE656C8" w14:textId="187372B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Learn more about </w:t>
            </w:r>
            <w:hyperlink r:id="rId40">
              <w:r w:rsidRPr="00A41A3D">
                <w:rPr>
                  <w:rStyle w:val="Hyperlink"/>
                  <w:rFonts w:asciiTheme="minorHAnsi" w:hAnsiTheme="minorHAnsi" w:cstheme="minorHAnsi"/>
                  <w:sz w:val="22"/>
                </w:rPr>
                <w:t>selective wipe</w:t>
              </w:r>
            </w:hyperlink>
            <w:r w:rsidRPr="00A41A3D">
              <w:rPr>
                <w:rFonts w:asciiTheme="minorHAnsi" w:hAnsiTheme="minorHAnsi" w:cstheme="minorHAnsi"/>
                <w:sz w:val="22"/>
              </w:rPr>
              <w:t xml:space="preserve"> and </w:t>
            </w:r>
            <w:hyperlink r:id="rId41">
              <w:r w:rsidRPr="00A41A3D">
                <w:rPr>
                  <w:rStyle w:val="Hyperlink"/>
                  <w:rFonts w:asciiTheme="minorHAnsi" w:hAnsiTheme="minorHAnsi" w:cstheme="minorHAnsi"/>
                  <w:sz w:val="22"/>
                </w:rPr>
                <w:t>factory reset</w:t>
              </w:r>
            </w:hyperlink>
            <w:r w:rsidRPr="00A41A3D">
              <w:rPr>
                <w:rFonts w:asciiTheme="minorHAnsi" w:hAnsiTheme="minorHAnsi" w:cstheme="minorHAnsi"/>
                <w:sz w:val="22"/>
              </w:rPr>
              <w:t xml:space="preserve"> for MDM.</w:t>
            </w:r>
          </w:p>
        </w:tc>
        <w:tc>
          <w:tcPr>
            <w:tcW w:w="0" w:type="dxa"/>
          </w:tcPr>
          <w:p w14:paraId="2E9C1179" w14:textId="6FFB3E59"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 xml:space="preserve">Remove corporate data from Intune-managed app with “selective wipe”.  </w:t>
            </w:r>
            <w:hyperlink r:id="rId42">
              <w:r w:rsidRPr="00A41A3D">
                <w:rPr>
                  <w:rStyle w:val="Hyperlink"/>
                  <w:rFonts w:asciiTheme="minorHAnsi" w:hAnsiTheme="minorHAnsi" w:cstheme="minorHAnsi"/>
                  <w:sz w:val="22"/>
                </w:rPr>
                <w:t>Learn more about selective wipe for app protection.</w:t>
              </w:r>
            </w:hyperlink>
          </w:p>
        </w:tc>
      </w:tr>
      <w:tr w:rsidR="000E361B" w:rsidRPr="00A41A3D"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Pr="00A41A3D" w:rsidRDefault="000E361B" w:rsidP="00823C5F">
            <w:pPr>
              <w:pStyle w:val="CellBody"/>
              <w:rPr>
                <w:rFonts w:asciiTheme="minorHAnsi" w:hAnsiTheme="minorHAnsi" w:cstheme="minorHAnsi"/>
                <w:sz w:val="22"/>
              </w:rPr>
            </w:pPr>
            <w:r w:rsidRPr="00A41A3D">
              <w:rPr>
                <w:rFonts w:asciiTheme="minorHAnsi" w:hAnsiTheme="minorHAnsi" w:cstheme="minorHAnsi"/>
                <w:sz w:val="22"/>
              </w:rPr>
              <w:t>MDM conflict</w:t>
            </w:r>
          </w:p>
        </w:tc>
        <w:tc>
          <w:tcPr>
            <w:tcW w:w="0" w:type="dxa"/>
            <w:shd w:val="clear" w:color="auto" w:fill="auto"/>
          </w:tcPr>
          <w:p w14:paraId="63A9D8B7"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N/A</w:t>
            </w:r>
          </w:p>
        </w:tc>
        <w:tc>
          <w:tcPr>
            <w:tcW w:w="0" w:type="dxa"/>
          </w:tcPr>
          <w:p w14:paraId="05EBCF2F"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Can co-exist with any Microsoft or non-Microsoft MDM solution.</w:t>
            </w:r>
          </w:p>
        </w:tc>
      </w:tr>
    </w:tbl>
    <w:p w14:paraId="0C8096A9" w14:textId="4FF78C5D" w:rsidR="000E361B" w:rsidRDefault="000E361B" w:rsidP="002B34DE">
      <w:pPr>
        <w:jc w:val="right"/>
      </w:pPr>
      <w:r>
        <w:rPr>
          <w:noProof/>
        </w:rPr>
        <w:lastRenderedPageBreak/>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3094BD1F"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1573A2E"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50" w:name="_Toc512426061"/>
      <w:r w:rsidRPr="00970B9E">
        <w:rPr>
          <w:b/>
        </w:rPr>
        <w:t>Ways to ensure corporate data is not leaked</w:t>
      </w:r>
      <w:bookmarkEnd w:id="50"/>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321"/>
        <w:gridCol w:w="3201"/>
        <w:gridCol w:w="3573"/>
      </w:tblGrid>
      <w:tr w:rsidR="001E358C" w:rsidRPr="00A41A3D"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Pr="00A41A3D" w:rsidRDefault="000E361B" w:rsidP="00823C5F">
            <w:pPr>
              <w:rPr>
                <w:rFonts w:asciiTheme="minorHAnsi" w:hAnsiTheme="minorHAnsi" w:cstheme="minorHAnsi"/>
              </w:rPr>
            </w:pPr>
            <w:r w:rsidRPr="00A41A3D">
              <w:rPr>
                <w:rFonts w:asciiTheme="minorHAnsi" w:hAnsiTheme="minorHAnsi" w:cstheme="minorHAnsi"/>
              </w:rPr>
              <w:t>Concern</w:t>
            </w:r>
          </w:p>
        </w:tc>
        <w:tc>
          <w:tcPr>
            <w:tcW w:w="0" w:type="dxa"/>
          </w:tcPr>
          <w:p w14:paraId="55D7A5BD" w14:textId="17E31B74" w:rsidR="000E361B" w:rsidRPr="00A41A3D" w:rsidRDefault="000E361B" w:rsidP="00823C5F">
            <w:pPr>
              <w:rPr>
                <w:rFonts w:asciiTheme="minorHAnsi" w:hAnsiTheme="minorHAnsi" w:cstheme="minorHAnsi"/>
              </w:rPr>
            </w:pPr>
            <w:r w:rsidRPr="00A41A3D">
              <w:rPr>
                <w:rFonts w:asciiTheme="minorHAnsi" w:hAnsiTheme="minorHAnsi" w:cstheme="minorHAnsi"/>
              </w:rPr>
              <w:t>Device Management Mitigations</w:t>
            </w:r>
          </w:p>
        </w:tc>
        <w:tc>
          <w:tcPr>
            <w:tcW w:w="0" w:type="dxa"/>
          </w:tcPr>
          <w:p w14:paraId="4CFE35DA" w14:textId="669B8318" w:rsidR="000E361B" w:rsidRPr="00A41A3D" w:rsidRDefault="00483DF3" w:rsidP="00823C5F">
            <w:pPr>
              <w:rPr>
                <w:rFonts w:asciiTheme="minorHAnsi" w:hAnsiTheme="minorHAnsi" w:cstheme="minorHAnsi"/>
              </w:rPr>
            </w:pPr>
            <w:r w:rsidRPr="00A41A3D">
              <w:rPr>
                <w:rFonts w:asciiTheme="minorHAnsi" w:hAnsiTheme="minorHAnsi" w:cstheme="minorHAnsi"/>
              </w:rPr>
              <w:t>Intune App Management</w:t>
            </w:r>
            <w:r w:rsidR="006D19FD" w:rsidRPr="00A41A3D">
              <w:rPr>
                <w:rFonts w:asciiTheme="minorHAnsi" w:hAnsiTheme="minorHAnsi" w:cstheme="minorHAnsi"/>
              </w:rPr>
              <w:t xml:space="preserve"> Mitigations</w:t>
            </w:r>
          </w:p>
        </w:tc>
      </w:tr>
      <w:tr w:rsidR="001E358C" w:rsidRPr="00A41A3D"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Pr="00A41A3D" w:rsidRDefault="000E361B" w:rsidP="00823C5F">
            <w:pPr>
              <w:pStyle w:val="CellBody"/>
              <w:rPr>
                <w:rFonts w:asciiTheme="minorHAnsi" w:hAnsiTheme="minorHAnsi" w:cstheme="minorHAnsi"/>
                <w:sz w:val="22"/>
              </w:rPr>
            </w:pPr>
            <w:r w:rsidRPr="00A41A3D">
              <w:rPr>
                <w:rFonts w:asciiTheme="minorHAnsi" w:hAnsiTheme="minorHAnsi" w:cstheme="minorHAnsi"/>
                <w:sz w:val="22"/>
              </w:rPr>
              <w:t>Lost or stolen device</w:t>
            </w:r>
          </w:p>
        </w:tc>
        <w:tc>
          <w:tcPr>
            <w:tcW w:w="0" w:type="dxa"/>
            <w:shd w:val="clear" w:color="auto" w:fill="auto"/>
          </w:tcPr>
          <w:p w14:paraId="55D91230"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Remove all device data</w:t>
            </w:r>
          </w:p>
          <w:p w14:paraId="5E91A0FF" w14:textId="1F7FA1CF" w:rsidR="00483DF3" w:rsidRPr="00A41A3D" w:rsidRDefault="00483DF3" w:rsidP="00823C5F">
            <w:pPr>
              <w:rPr>
                <w:rFonts w:asciiTheme="minorHAnsi" w:hAnsiTheme="minorHAnsi" w:cstheme="minorHAnsi"/>
                <w:sz w:val="22"/>
              </w:rPr>
            </w:pPr>
            <w:r w:rsidRPr="00A41A3D">
              <w:rPr>
                <w:rFonts w:asciiTheme="minorHAnsi" w:hAnsiTheme="minorHAnsi" w:cstheme="minorHAnsi"/>
                <w:sz w:val="22"/>
              </w:rPr>
              <w:t>Require Device PIN</w:t>
            </w:r>
          </w:p>
        </w:tc>
        <w:tc>
          <w:tcPr>
            <w:tcW w:w="0" w:type="dxa"/>
          </w:tcPr>
          <w:p w14:paraId="13DA4F20"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Remove all app data</w:t>
            </w:r>
          </w:p>
        </w:tc>
      </w:tr>
      <w:tr w:rsidR="001E358C" w:rsidRPr="00A41A3D"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Pr="00A41A3D" w:rsidRDefault="000E361B" w:rsidP="00823C5F">
            <w:pPr>
              <w:pStyle w:val="CellBody"/>
              <w:rPr>
                <w:rFonts w:asciiTheme="minorHAnsi" w:hAnsiTheme="minorHAnsi" w:cstheme="minorHAnsi"/>
                <w:sz w:val="22"/>
              </w:rPr>
            </w:pPr>
            <w:r w:rsidRPr="00A41A3D">
              <w:rPr>
                <w:rFonts w:asciiTheme="minorHAnsi" w:hAnsiTheme="minorHAnsi" w:cstheme="minorHAnsi"/>
                <w:sz w:val="22"/>
              </w:rPr>
              <w:t>Compromised device or app</w:t>
            </w:r>
          </w:p>
        </w:tc>
        <w:tc>
          <w:tcPr>
            <w:tcW w:w="0" w:type="dxa"/>
            <w:shd w:val="clear" w:color="auto" w:fill="auto"/>
          </w:tcPr>
          <w:p w14:paraId="02D9F2D6"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Device encryption</w:t>
            </w:r>
          </w:p>
        </w:tc>
        <w:tc>
          <w:tcPr>
            <w:tcW w:w="0" w:type="dxa"/>
          </w:tcPr>
          <w:p w14:paraId="7E45BE80"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App data encryption</w:t>
            </w:r>
          </w:p>
        </w:tc>
      </w:tr>
      <w:tr w:rsidR="001E358C" w:rsidRPr="00A41A3D"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Pr="00A41A3D" w:rsidRDefault="000E361B" w:rsidP="00823C5F">
            <w:pPr>
              <w:pStyle w:val="CellBody"/>
              <w:rPr>
                <w:rFonts w:asciiTheme="minorHAnsi" w:hAnsiTheme="minorHAnsi" w:cstheme="minorHAnsi"/>
                <w:sz w:val="22"/>
              </w:rPr>
            </w:pPr>
            <w:r w:rsidRPr="00A41A3D">
              <w:rPr>
                <w:rFonts w:asciiTheme="minorHAnsi" w:hAnsiTheme="minorHAnsi" w:cstheme="minorHAnsi"/>
                <w:sz w:val="22"/>
              </w:rPr>
              <w:t>Accidental data sharing or saving to unsecured locations</w:t>
            </w:r>
          </w:p>
        </w:tc>
        <w:tc>
          <w:tcPr>
            <w:tcW w:w="0" w:type="dxa"/>
            <w:shd w:val="clear" w:color="auto" w:fill="auto"/>
          </w:tcPr>
          <w:p w14:paraId="6DDAA939"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Restrict device data backups</w:t>
            </w:r>
          </w:p>
          <w:p w14:paraId="789AE903"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Restrict save-as</w:t>
            </w:r>
          </w:p>
          <w:p w14:paraId="69EA1B49" w14:textId="77777777" w:rsidR="000E361B" w:rsidRPr="00A41A3D" w:rsidRDefault="000E361B" w:rsidP="00823C5F">
            <w:pPr>
              <w:rPr>
                <w:rStyle w:val="CommentReference"/>
                <w:rFonts w:asciiTheme="minorHAnsi" w:hAnsiTheme="minorHAnsi" w:cstheme="minorHAnsi"/>
                <w:sz w:val="22"/>
                <w:szCs w:val="22"/>
              </w:rPr>
            </w:pPr>
            <w:r w:rsidRPr="00A41A3D">
              <w:rPr>
                <w:rFonts w:asciiTheme="minorHAnsi" w:hAnsiTheme="minorHAnsi" w:cstheme="minorHAnsi"/>
                <w:sz w:val="22"/>
              </w:rPr>
              <w:t>Disable printing</w:t>
            </w:r>
          </w:p>
        </w:tc>
        <w:tc>
          <w:tcPr>
            <w:tcW w:w="0" w:type="dxa"/>
          </w:tcPr>
          <w:p w14:paraId="5525C1D2"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Restrict cut/copy/paste</w:t>
            </w:r>
          </w:p>
          <w:p w14:paraId="24896A42" w14:textId="77777777" w:rsidR="000E361B" w:rsidRPr="00A41A3D" w:rsidRDefault="000E361B" w:rsidP="00823C5F">
            <w:pPr>
              <w:rPr>
                <w:rFonts w:asciiTheme="minorHAnsi" w:hAnsiTheme="minorHAnsi" w:cstheme="minorHAnsi"/>
                <w:sz w:val="22"/>
              </w:rPr>
            </w:pPr>
            <w:r w:rsidRPr="00A41A3D">
              <w:rPr>
                <w:rFonts w:asciiTheme="minorHAnsi" w:hAnsiTheme="minorHAnsi" w:cstheme="minorHAnsi"/>
                <w:sz w:val="22"/>
              </w:rPr>
              <w:t>Restrict save-as</w:t>
            </w:r>
          </w:p>
        </w:tc>
      </w:tr>
    </w:tbl>
    <w:p w14:paraId="7B467635" w14:textId="5E6EF940" w:rsidR="00134803" w:rsidRDefault="00134803" w:rsidP="00134803">
      <w:bookmarkStart w:id="51" w:name="_Toc512426062"/>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667AB2A0" w14:textId="77777777" w:rsidR="00134803" w:rsidRPr="00DF22FF" w:rsidRDefault="00134803" w:rsidP="00134803">
      <w:pPr>
        <w:pStyle w:val="ListParagraph"/>
        <w:numPr>
          <w:ilvl w:val="0"/>
          <w:numId w:val="29"/>
        </w:numPr>
        <w:rPr>
          <w:b/>
          <w:bCs/>
          <w:color w:val="538135" w:themeColor="accent6" w:themeShade="BF"/>
        </w:rPr>
      </w:pPr>
      <w:r w:rsidRPr="02BA7A29">
        <w:rPr>
          <w:b/>
          <w:bCs/>
          <w:color w:val="538135" w:themeColor="accent6" w:themeShade="BF"/>
        </w:rPr>
        <w:t>Microsoft Recommends:</w:t>
      </w:r>
    </w:p>
    <w:p w14:paraId="4CFCAC5A" w14:textId="6F2A2D47" w:rsidR="00134803" w:rsidRPr="0045312B" w:rsidRDefault="0098461E" w:rsidP="00134803">
      <w:pPr>
        <w:pStyle w:val="ListParagraph"/>
        <w:numPr>
          <w:ilvl w:val="1"/>
          <w:numId w:val="24"/>
        </w:numPr>
      </w:pPr>
      <w:r>
        <w:t>To grant access, r</w:t>
      </w:r>
      <w:r w:rsidR="00134701">
        <w:t xml:space="preserve">equire device to be marked compliant or </w:t>
      </w:r>
      <w:r w:rsidR="003C7443">
        <w:t xml:space="preserve">an </w:t>
      </w:r>
      <w:r w:rsidR="00134701">
        <w:t xml:space="preserve">approved application </w:t>
      </w:r>
    </w:p>
    <w:bookmarkEnd w:id="51"/>
    <w:p w14:paraId="7B220B67" w14:textId="41E3AA0C"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w:t>
      </w:r>
      <w:r>
        <w:lastRenderedPageBreak/>
        <w:t xml:space="preserve">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4C0AE4">
        <w:tc>
          <w:tcPr>
            <w:tcW w:w="3235" w:type="dxa"/>
          </w:tcPr>
          <w:p w14:paraId="42CC06DC" w14:textId="77777777" w:rsidR="00BC207B" w:rsidRPr="0016061F" w:rsidRDefault="00BC207B" w:rsidP="004C0AE4">
            <w:pPr>
              <w:rPr>
                <w:b/>
              </w:rPr>
            </w:pPr>
            <w:r w:rsidRPr="0016061F">
              <w:rPr>
                <w:b/>
              </w:rPr>
              <w:t>Field</w:t>
            </w:r>
          </w:p>
        </w:tc>
        <w:tc>
          <w:tcPr>
            <w:tcW w:w="6115" w:type="dxa"/>
          </w:tcPr>
          <w:p w14:paraId="28300921" w14:textId="77777777" w:rsidR="00BC207B" w:rsidRPr="0016061F" w:rsidRDefault="00BC207B" w:rsidP="004C0AE4">
            <w:pPr>
              <w:rPr>
                <w:b/>
              </w:rPr>
            </w:pPr>
            <w:r w:rsidRPr="0016061F">
              <w:rPr>
                <w:b/>
              </w:rPr>
              <w:t>Value</w:t>
            </w:r>
          </w:p>
        </w:tc>
      </w:tr>
      <w:tr w:rsidR="00BC207B" w14:paraId="1DD4BB06" w14:textId="77777777" w:rsidTr="004C0AE4">
        <w:tc>
          <w:tcPr>
            <w:tcW w:w="3235" w:type="dxa"/>
          </w:tcPr>
          <w:p w14:paraId="4D360850" w14:textId="77777777" w:rsidR="00BC207B" w:rsidRDefault="00BC207B" w:rsidP="004C0AE4">
            <w:r>
              <w:t>Policy Name</w:t>
            </w:r>
          </w:p>
        </w:tc>
        <w:tc>
          <w:tcPr>
            <w:tcW w:w="6115" w:type="dxa"/>
          </w:tcPr>
          <w:p w14:paraId="2CE9BBC2" w14:textId="4368822C" w:rsidR="00BC207B" w:rsidRDefault="003C7443" w:rsidP="004C0AE4">
            <w:r>
              <w:t>Compliant Device or Application</w:t>
            </w:r>
          </w:p>
        </w:tc>
      </w:tr>
      <w:tr w:rsidR="00BC207B" w14:paraId="38F4C4CA" w14:textId="77777777" w:rsidTr="004C0AE4">
        <w:tc>
          <w:tcPr>
            <w:tcW w:w="3235" w:type="dxa"/>
          </w:tcPr>
          <w:p w14:paraId="05179BD7" w14:textId="77777777" w:rsidR="00BC207B" w:rsidRDefault="00BC207B" w:rsidP="004C0AE4">
            <w:r>
              <w:t>Users and Groups</w:t>
            </w:r>
          </w:p>
        </w:tc>
        <w:tc>
          <w:tcPr>
            <w:tcW w:w="6115" w:type="dxa"/>
          </w:tcPr>
          <w:p w14:paraId="75C24598" w14:textId="77777777" w:rsidR="00BC207B" w:rsidRDefault="00BC207B" w:rsidP="004C0AE4">
            <w:r>
              <w:t>&lt;Insert users and groups&gt;</w:t>
            </w:r>
          </w:p>
        </w:tc>
      </w:tr>
      <w:tr w:rsidR="00BC207B" w14:paraId="3B3A2A7A" w14:textId="77777777" w:rsidTr="004C0AE4">
        <w:tc>
          <w:tcPr>
            <w:tcW w:w="3235" w:type="dxa"/>
          </w:tcPr>
          <w:p w14:paraId="212E5ADE" w14:textId="77777777" w:rsidR="00BC207B" w:rsidRDefault="00BC207B" w:rsidP="004C0AE4">
            <w:r>
              <w:t>Cloud Apps</w:t>
            </w:r>
          </w:p>
        </w:tc>
        <w:tc>
          <w:tcPr>
            <w:tcW w:w="6115" w:type="dxa"/>
          </w:tcPr>
          <w:p w14:paraId="0A60B631" w14:textId="77777777" w:rsidR="00BC207B" w:rsidRDefault="00BC207B" w:rsidP="004C0AE4">
            <w:r>
              <w:t>All Cloud applications</w:t>
            </w:r>
          </w:p>
        </w:tc>
      </w:tr>
      <w:tr w:rsidR="006169CE" w14:paraId="5BDC4FA3" w14:textId="77777777" w:rsidTr="004C0AE4">
        <w:tc>
          <w:tcPr>
            <w:tcW w:w="3235" w:type="dxa"/>
          </w:tcPr>
          <w:p w14:paraId="2E12BCBD" w14:textId="48224781" w:rsidR="006169CE" w:rsidRDefault="00D35DB3" w:rsidP="004C0AE4">
            <w:r>
              <w:t>Grant</w:t>
            </w:r>
          </w:p>
        </w:tc>
        <w:tc>
          <w:tcPr>
            <w:tcW w:w="6115" w:type="dxa"/>
          </w:tcPr>
          <w:p w14:paraId="2AB0463C" w14:textId="33DB37B5" w:rsidR="006169CE" w:rsidRPr="00FA79C5" w:rsidRDefault="006169CE" w:rsidP="004C0AE4">
            <w:pPr>
              <w:rPr>
                <w:b/>
              </w:rPr>
            </w:pPr>
            <w:r>
              <w:t>Require device to be marked as compliant</w:t>
            </w:r>
            <w:r w:rsidR="00FA79C5">
              <w:t xml:space="preserve"> </w:t>
            </w:r>
          </w:p>
          <w:p w14:paraId="1FDF7D72" w14:textId="3A0A118A" w:rsidR="006169CE" w:rsidRDefault="00D35DB3" w:rsidP="004C0AE4">
            <w:r>
              <w:t>Require approved client application</w:t>
            </w:r>
          </w:p>
        </w:tc>
      </w:tr>
      <w:tr w:rsidR="0096781E" w14:paraId="447491E2" w14:textId="77777777" w:rsidTr="004C0AE4">
        <w:tc>
          <w:tcPr>
            <w:tcW w:w="3235" w:type="dxa"/>
          </w:tcPr>
          <w:p w14:paraId="09D77EFA" w14:textId="4F6BC833" w:rsidR="0096781E" w:rsidRDefault="0096781E" w:rsidP="004C0AE4">
            <w:r>
              <w:t>Multiple Controls</w:t>
            </w:r>
          </w:p>
        </w:tc>
        <w:tc>
          <w:tcPr>
            <w:tcW w:w="6115" w:type="dxa"/>
          </w:tcPr>
          <w:p w14:paraId="2B2EFB89" w14:textId="071F3287" w:rsidR="0096781E" w:rsidRDefault="0096781E" w:rsidP="004C0AE4">
            <w:r>
              <w:t xml:space="preserve">Require </w:t>
            </w:r>
            <w:r w:rsidR="003F6B6A">
              <w:t>one of the selected controls</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2" w:name="_Password_change_for"/>
      <w:bookmarkStart w:id="53" w:name="_Toc513313930"/>
      <w:bookmarkStart w:id="54" w:name="_Toc513650653"/>
      <w:bookmarkStart w:id="55" w:name="_GoBack"/>
      <w:bookmarkEnd w:id="52"/>
      <w:bookmarkEnd w:id="55"/>
      <w:r>
        <w:t>Password change for risky</w:t>
      </w:r>
      <w:r w:rsidR="004B4488">
        <w:t xml:space="preserve"> users</w:t>
      </w:r>
      <w:bookmarkEnd w:id="53"/>
      <w:bookmarkEnd w:id="54"/>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rsidRPr="00A41A3D"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Pr="00A41A3D" w:rsidRDefault="006A3C3C" w:rsidP="006A3C3C">
            <w:pPr>
              <w:rPr>
                <w:rFonts w:asciiTheme="minorHAnsi" w:hAnsiTheme="minorHAnsi" w:cstheme="minorHAnsi"/>
              </w:rPr>
            </w:pPr>
            <w:r w:rsidRPr="00A41A3D">
              <w:rPr>
                <w:rFonts w:asciiTheme="minorHAnsi" w:hAnsiTheme="minorHAnsi" w:cstheme="minorHAnsi"/>
                <w:b/>
              </w:rPr>
              <w:t xml:space="preserve">Option 1 – Password </w:t>
            </w:r>
            <w:r w:rsidR="00FC488B" w:rsidRPr="00A41A3D">
              <w:rPr>
                <w:rFonts w:asciiTheme="minorHAnsi" w:hAnsiTheme="minorHAnsi" w:cstheme="minorHAnsi"/>
                <w:b/>
              </w:rPr>
              <w:t>Change</w:t>
            </w:r>
          </w:p>
        </w:tc>
        <w:tc>
          <w:tcPr>
            <w:tcW w:w="0" w:type="dxa"/>
          </w:tcPr>
          <w:p w14:paraId="32E3C8EE" w14:textId="794A6927" w:rsidR="006A3C3C" w:rsidRPr="00A41A3D" w:rsidRDefault="006A3C3C" w:rsidP="006A3C3C">
            <w:pPr>
              <w:rPr>
                <w:rFonts w:asciiTheme="minorHAnsi" w:hAnsiTheme="minorHAnsi" w:cstheme="minorHAnsi"/>
              </w:rPr>
            </w:pPr>
            <w:r w:rsidRPr="00A41A3D">
              <w:rPr>
                <w:rFonts w:asciiTheme="minorHAnsi" w:hAnsiTheme="minorHAnsi" w:cstheme="minorHAnsi"/>
                <w:b/>
              </w:rPr>
              <w:t>Option 2 – Block Access</w:t>
            </w:r>
          </w:p>
        </w:tc>
      </w:tr>
      <w:tr w:rsidR="006A3C3C" w:rsidRPr="00A41A3D"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Pr="00A41A3D" w:rsidRDefault="006A3C3C" w:rsidP="006A3C3C">
            <w:pPr>
              <w:rPr>
                <w:rFonts w:asciiTheme="minorHAnsi" w:hAnsiTheme="minorHAnsi" w:cstheme="minorHAnsi"/>
                <w:sz w:val="22"/>
              </w:rPr>
            </w:pPr>
            <w:r w:rsidRPr="00A41A3D">
              <w:rPr>
                <w:rFonts w:asciiTheme="minorHAnsi" w:hAnsiTheme="minorHAnsi" w:cstheme="minorHAnsi"/>
                <w:sz w:val="22"/>
              </w:rPr>
              <w:t>When a user attempts to sign into an application with compromised credentials, require that the user MFA into the app and update his / her password</w:t>
            </w:r>
          </w:p>
          <w:p w14:paraId="10C975B1" w14:textId="77777777" w:rsidR="006A3C3C" w:rsidRPr="00A41A3D" w:rsidRDefault="006A3C3C" w:rsidP="006A3C3C">
            <w:pPr>
              <w:rPr>
                <w:rFonts w:asciiTheme="minorHAnsi" w:hAnsiTheme="minorHAnsi" w:cstheme="minorHAnsi"/>
                <w:sz w:val="22"/>
              </w:rPr>
            </w:pPr>
          </w:p>
          <w:p w14:paraId="039FFC61" w14:textId="1BB4BED3" w:rsidR="006A3C3C" w:rsidRPr="00A41A3D" w:rsidRDefault="006A3C3C" w:rsidP="006A3C3C">
            <w:pPr>
              <w:rPr>
                <w:rFonts w:asciiTheme="minorHAnsi" w:hAnsiTheme="minorHAnsi" w:cstheme="minorHAnsi"/>
                <w:sz w:val="22"/>
              </w:rPr>
            </w:pPr>
            <w:r w:rsidRPr="00A41A3D">
              <w:rPr>
                <w:rFonts w:asciiTheme="minorHAnsi" w:hAnsiTheme="minorHAnsi" w:cstheme="minorHAnsi"/>
                <w:b/>
                <w:sz w:val="22"/>
              </w:rPr>
              <w:t xml:space="preserve">Note: </w:t>
            </w:r>
            <w:r w:rsidRPr="00A41A3D">
              <w:rPr>
                <w:rFonts w:asciiTheme="minorHAnsi" w:hAnsiTheme="minorHAnsi" w:cstheme="minorHAnsi"/>
                <w:sz w:val="22"/>
              </w:rPr>
              <w:t>Enabling this requires that you have setup password writeback</w:t>
            </w:r>
            <w:r w:rsidRPr="00A41A3D">
              <w:rPr>
                <w:rFonts w:asciiTheme="minorHAnsi" w:hAnsiTheme="minorHAnsi" w:cstheme="minorHAnsi"/>
                <w:b/>
                <w:sz w:val="22"/>
              </w:rPr>
              <w:t xml:space="preserve"> </w:t>
            </w:r>
          </w:p>
        </w:tc>
        <w:tc>
          <w:tcPr>
            <w:tcW w:w="0" w:type="dxa"/>
          </w:tcPr>
          <w:p w14:paraId="04F37438" w14:textId="38E9295C" w:rsidR="006A3C3C" w:rsidRPr="00A41A3D" w:rsidRDefault="006A3C3C" w:rsidP="006A3C3C">
            <w:pPr>
              <w:rPr>
                <w:rFonts w:asciiTheme="minorHAnsi" w:hAnsiTheme="minorHAnsi" w:cstheme="minorHAnsi"/>
                <w:sz w:val="22"/>
              </w:rPr>
            </w:pPr>
            <w:r w:rsidRPr="00A41A3D">
              <w:rPr>
                <w:rFonts w:asciiTheme="minorHAnsi" w:hAnsiTheme="minorHAnsi" w:cstheme="minorHAnsi"/>
                <w:sz w:val="22"/>
              </w:rPr>
              <w:t>When a user attempts to sign into an application with compromised credentials, block the user from getting access</w:t>
            </w:r>
          </w:p>
          <w:p w14:paraId="2BA1B562" w14:textId="77777777" w:rsidR="006A3C3C" w:rsidRPr="00A41A3D" w:rsidRDefault="006A3C3C" w:rsidP="006A3C3C">
            <w:pPr>
              <w:rPr>
                <w:rFonts w:asciiTheme="minorHAnsi" w:hAnsiTheme="minorHAnsi" w:cstheme="minorHAnsi"/>
                <w:sz w:val="22"/>
              </w:rPr>
            </w:pPr>
          </w:p>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08DC319" w:rsidR="00173912" w:rsidRDefault="002E3D91" w:rsidP="00845534">
      <w:r>
        <w:t>Learn More</w:t>
      </w:r>
      <w:r w:rsidR="00ED62B5">
        <w:t xml:space="preserve"> in the user risk security policy section</w:t>
      </w:r>
      <w:r>
        <w:t xml:space="preserve">: </w:t>
      </w:r>
      <w:hyperlink r:id="rId50" w:anchor="users-flagged-for-risk" w:history="1">
        <w:r w:rsidR="00A41A3D">
          <w:rPr>
            <w:rStyle w:val="Hyperlink"/>
          </w:rPr>
          <w:t>https://docs.microsoft.com/azure/active-directory/active-directory-identityprotection#users-flagged-for-risk</w:t>
        </w:r>
      </w:hyperlink>
      <w:bookmarkEnd w:id="22"/>
      <w:bookmarkEnd w:id="23"/>
      <w:bookmarkEnd w:id="24"/>
      <w:bookmarkEnd w:id="25"/>
    </w:p>
    <w:p w14:paraId="1357841C" w14:textId="77777777" w:rsidR="00173912" w:rsidRDefault="00173912" w:rsidP="00173912">
      <w:pPr>
        <w:pStyle w:val="Heading1"/>
      </w:pPr>
      <w:bookmarkStart w:id="56" w:name="_Implementing_Your_Solution"/>
      <w:bookmarkStart w:id="57" w:name="_Toc502750748"/>
      <w:bookmarkStart w:id="58" w:name="_Toc502924279"/>
      <w:bookmarkStart w:id="59" w:name="_Toc512426079"/>
      <w:bookmarkStart w:id="60" w:name="_Toc513313931"/>
      <w:bookmarkStart w:id="61" w:name="_Toc513650654"/>
      <w:bookmarkEnd w:id="56"/>
      <w:r>
        <w:t>Implement</w:t>
      </w:r>
      <w:bookmarkEnd w:id="57"/>
      <w:bookmarkEnd w:id="58"/>
      <w:r>
        <w:t>ing Your Solution</w:t>
      </w:r>
      <w:bookmarkStart w:id="62" w:name="_Toc502750750"/>
      <w:bookmarkStart w:id="63" w:name="_Toc502924281"/>
      <w:bookmarkEnd w:id="59"/>
      <w:bookmarkEnd w:id="60"/>
      <w:bookmarkEnd w:id="61"/>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3427CA"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3427CA"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3427CA"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3427CA"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4" w:name="_Phase_1:_Implementation"/>
      <w:bookmarkStart w:id="65" w:name="_Toc512426080"/>
      <w:bookmarkStart w:id="66" w:name="_Toc513313932"/>
      <w:bookmarkStart w:id="67" w:name="_Toc513650655"/>
      <w:bookmarkEnd w:id="64"/>
      <w:r>
        <w:t>Phase 1: Implementation Steps</w:t>
      </w:r>
      <w:bookmarkEnd w:id="62"/>
      <w:bookmarkEnd w:id="63"/>
      <w:bookmarkEnd w:id="65"/>
      <w:bookmarkEnd w:id="66"/>
      <w:bookmarkEnd w:id="67"/>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8" w:name="_Toc513313933"/>
      <w:bookmarkStart w:id="69" w:name="_Toc513650656"/>
      <w:bookmarkStart w:id="70" w:name="_Toc502750749"/>
      <w:bookmarkStart w:id="71" w:name="_Toc502924280"/>
      <w:bookmarkStart w:id="72" w:name="_Toc512426081"/>
      <w:bookmarkStart w:id="73" w:name="_Toc502750751"/>
      <w:bookmarkStart w:id="74" w:name="_Toc502924282"/>
      <w:r>
        <w:lastRenderedPageBreak/>
        <w:t>Phase 2: Testing</w:t>
      </w:r>
      <w:bookmarkEnd w:id="68"/>
      <w:bookmarkEnd w:id="69"/>
    </w:p>
    <w:p w14:paraId="74A33B26" w14:textId="45C8A263"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51FAFDAB"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5" w:name="_Toc513313934"/>
      <w:bookmarkStart w:id="76" w:name="_Toc513650657"/>
      <w:r>
        <w:t xml:space="preserve">Phase </w:t>
      </w:r>
      <w:r w:rsidR="00CF06C8">
        <w:t>3</w:t>
      </w:r>
      <w:r>
        <w:t xml:space="preserve">: </w:t>
      </w:r>
      <w:bookmarkEnd w:id="70"/>
      <w:bookmarkEnd w:id="71"/>
      <w:bookmarkEnd w:id="72"/>
      <w:r w:rsidR="00015EDA">
        <w:t>Moving to production</w:t>
      </w:r>
      <w:bookmarkEnd w:id="75"/>
      <w:bookmarkEnd w:id="76"/>
    </w:p>
    <w:p w14:paraId="383EE524" w14:textId="4EECAC96" w:rsidR="007B59F1" w:rsidRDefault="02BA7A29" w:rsidP="00845534">
      <w:pPr>
        <w:pStyle w:val="ListParagraph"/>
        <w:numPr>
          <w:ilvl w:val="0"/>
          <w:numId w:val="64"/>
        </w:numPr>
      </w:pPr>
      <w:bookmarkStart w:id="77" w:name="_Toc512426082"/>
      <w:r>
        <w:t>Provide Internal Change Communication to end users</w:t>
      </w:r>
      <w:bookmarkEnd w:id="77"/>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8" w:name="_Toc502750752"/>
      <w:bookmarkStart w:id="79" w:name="_Toc502924283"/>
      <w:bookmarkEnd w:id="73"/>
      <w:bookmarkEnd w:id="74"/>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80" w:name="_Phase_4:_Rollback"/>
      <w:bookmarkStart w:id="81" w:name="_Toc512426085"/>
      <w:bookmarkStart w:id="82" w:name="_Toc513313935"/>
      <w:bookmarkStart w:id="83" w:name="_Toc513650658"/>
      <w:bookmarkEnd w:id="80"/>
      <w:r>
        <w:t>Phase 4: Rollback Steps</w:t>
      </w:r>
      <w:bookmarkEnd w:id="78"/>
      <w:bookmarkEnd w:id="79"/>
      <w:bookmarkEnd w:id="81"/>
      <w:bookmarkEnd w:id="82"/>
      <w:bookmarkEnd w:id="83"/>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2AED8D9E" w:rsidR="00C444A4" w:rsidRDefault="00A26737" w:rsidP="009D68B1">
      <w:r>
        <w:rPr>
          <w:noProof/>
        </w:rPr>
        <mc:AlternateContent>
          <mc:Choice Requires="wps">
            <w:drawing>
              <wp:anchor distT="0" distB="0" distL="114300" distR="114300" simplePos="0" relativeHeight="251658242" behindDoc="0" locked="0" layoutInCell="1" allowOverlap="1" wp14:anchorId="6D4A7867" wp14:editId="28C8124D">
                <wp:simplePos x="0" y="0"/>
                <wp:positionH relativeFrom="column">
                  <wp:posOffset>3623120</wp:posOffset>
                </wp:positionH>
                <wp:positionV relativeFrom="paragraph">
                  <wp:posOffset>266065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6D6873F">
              <v:rect w14:anchorId="5FED04A8" id="Rectangle 31" o:spid="_x0000_s1026" style="position:absolute;margin-left:285.3pt;margin-top:20.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6AF51161">
                <wp:simplePos x="0" y="0"/>
                <wp:positionH relativeFrom="column">
                  <wp:posOffset>366665</wp:posOffset>
                </wp:positionH>
                <wp:positionV relativeFrom="paragraph">
                  <wp:posOffset>298437</wp:posOffset>
                </wp:positionV>
                <wp:extent cx="289711" cy="113169"/>
                <wp:effectExtent l="0" t="0" r="15240" b="20320"/>
                <wp:wrapNone/>
                <wp:docPr id="29" name="Rectangle 29"/>
                <wp:cNvGraphicFramePr/>
                <a:graphic xmlns:a="http://schemas.openxmlformats.org/drawingml/2006/main">
                  <a:graphicData uri="http://schemas.microsoft.com/office/word/2010/wordprocessingShape">
                    <wps:wsp>
                      <wps:cNvSpPr/>
                      <wps:spPr>
                        <a:xfrm>
                          <a:off x="0" y="0"/>
                          <a:ext cx="289711" cy="113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B3C1097">
              <v:rect w14:anchorId="4D2EE724" id="Rectangle 29" o:spid="_x0000_s1026" style="position:absolute;margin-left:28.85pt;margin-top:23.5pt;width:22.8pt;height:8.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EqlQIAAIY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58240" behindDoc="0" locked="0" layoutInCell="1" allowOverlap="1" wp14:anchorId="27184454" wp14:editId="283E4AE7">
                <wp:simplePos x="0" y="0"/>
                <wp:positionH relativeFrom="column">
                  <wp:posOffset>81480</wp:posOffset>
                </wp:positionH>
                <wp:positionV relativeFrom="paragraph">
                  <wp:posOffset>1692670</wp:posOffset>
                </wp:positionV>
                <wp:extent cx="620163" cy="303291"/>
                <wp:effectExtent l="0" t="0" r="27940" b="20955"/>
                <wp:wrapNone/>
                <wp:docPr id="28" name="Rectangle 28"/>
                <wp:cNvGraphicFramePr/>
                <a:graphic xmlns:a="http://schemas.openxmlformats.org/drawingml/2006/main">
                  <a:graphicData uri="http://schemas.microsoft.com/office/word/2010/wordprocessingShape">
                    <wps:wsp>
                      <wps:cNvSpPr/>
                      <wps:spPr>
                        <a:xfrm>
                          <a:off x="0" y="0"/>
                          <a:ext cx="620163" cy="30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E470B66">
              <v:rect w14:anchorId="3B8E92D8" id="Rectangle 28" o:spid="_x0000_s1026" style="position:absolute;margin-left:6.4pt;margin-top:133.3pt;width:48.85pt;height:2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" filled="f" strokecolor="red" strokeweight="1pt"/>
            </w:pict>
          </mc:Fallback>
        </mc:AlternateContent>
      </w:r>
      <w:r w:rsidR="00F90337">
        <w:rPr>
          <w:noProof/>
        </w:rPr>
        <w:drawing>
          <wp:inline distT="0" distB="0" distL="0" distR="0" wp14:anchorId="2BB6BA04" wp14:editId="5D4F1EBE">
            <wp:extent cx="1408274" cy="24610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8274" cy="2461060"/>
                    </a:xfrm>
                    <a:prstGeom prst="rect">
                      <a:avLst/>
                    </a:prstGeom>
                  </pic:spPr>
                </pic:pic>
              </a:graphicData>
            </a:graphic>
          </wp:inline>
        </w:drawing>
      </w:r>
      <w:r w:rsidR="007E7843">
        <w:t xml:space="preserve"> </w:t>
      </w:r>
      <w:bookmarkStart w:id="84" w:name="_Operational_Doc"/>
      <w:bookmarkStart w:id="85" w:name="_Toc501456962"/>
      <w:bookmarkStart w:id="86" w:name="_Toc502750753"/>
      <w:bookmarkStart w:id="87" w:name="_Toc502754478"/>
      <w:bookmarkStart w:id="88" w:name="_Toc502924284"/>
      <w:bookmarkStart w:id="89" w:name="_Toc512426086"/>
      <w:bookmarkEnd w:id="84"/>
      <w:r w:rsidR="00F2458A">
        <w:t xml:space="preserve">             </w:t>
      </w:r>
      <w:r w:rsidR="00F2458A">
        <w:rPr>
          <w:noProof/>
        </w:rPr>
        <w:drawing>
          <wp:inline distT="0" distB="0" distL="0" distR="0" wp14:anchorId="798F49A4" wp14:editId="0900721C">
            <wp:extent cx="2796988" cy="2472469"/>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4189" cy="2549553"/>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90" w:name="_Operational_Doc_1"/>
      <w:bookmarkStart w:id="91" w:name="_Toc513313936"/>
      <w:bookmarkEnd w:id="90"/>
      <w:r>
        <w:br w:type="page"/>
      </w:r>
    </w:p>
    <w:p w14:paraId="2FB416C9" w14:textId="765EBDB0" w:rsidR="00173912" w:rsidRDefault="006E2336" w:rsidP="00173912">
      <w:pPr>
        <w:pStyle w:val="Heading1"/>
      </w:pPr>
      <w:bookmarkStart w:id="92" w:name="_Toc513650659"/>
      <w:r>
        <w:lastRenderedPageBreak/>
        <w:t>Managing your solution</w:t>
      </w:r>
      <w:bookmarkEnd w:id="85"/>
      <w:bookmarkEnd w:id="86"/>
      <w:bookmarkEnd w:id="87"/>
      <w:bookmarkEnd w:id="88"/>
      <w:bookmarkEnd w:id="89"/>
      <w:bookmarkEnd w:id="91"/>
      <w:bookmarkEnd w:id="92"/>
    </w:p>
    <w:p w14:paraId="1340D731" w14:textId="77777777" w:rsidR="00173912" w:rsidRDefault="00173912" w:rsidP="00173912">
      <w:pPr>
        <w:pStyle w:val="Heading2"/>
      </w:pPr>
      <w:bookmarkStart w:id="93" w:name="_Toc502924287"/>
      <w:bookmarkStart w:id="94" w:name="_Toc502750755"/>
      <w:bookmarkStart w:id="95" w:name="_Toc512426089"/>
      <w:bookmarkStart w:id="96" w:name="_Toc513313937"/>
      <w:bookmarkStart w:id="97" w:name="_Toc513650660"/>
      <w:r>
        <w:t>Required Roles</w:t>
      </w:r>
      <w:bookmarkEnd w:id="93"/>
      <w:bookmarkEnd w:id="94"/>
      <w:bookmarkEnd w:id="95"/>
      <w:bookmarkEnd w:id="96"/>
      <w:bookmarkEnd w:id="97"/>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347"/>
        <w:gridCol w:w="4415"/>
      </w:tblGrid>
      <w:tr w:rsidR="0073687F" w:rsidRPr="00A41A3D"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Pr="00A41A3D" w:rsidRDefault="0073687F" w:rsidP="00173912">
            <w:pPr>
              <w:rPr>
                <w:rFonts w:asciiTheme="minorHAnsi" w:hAnsiTheme="minorHAnsi" w:cstheme="minorHAnsi"/>
              </w:rPr>
            </w:pPr>
            <w:r w:rsidRPr="00A41A3D">
              <w:rPr>
                <w:rFonts w:asciiTheme="minorHAnsi" w:hAnsiTheme="minorHAnsi" w:cstheme="minorHAnsi"/>
              </w:rPr>
              <w:t>Person</w:t>
            </w:r>
          </w:p>
        </w:tc>
        <w:tc>
          <w:tcPr>
            <w:tcW w:w="0" w:type="dxa"/>
          </w:tcPr>
          <w:p w14:paraId="0981DC97" w14:textId="1FE5B428" w:rsidR="0073687F" w:rsidRPr="00A41A3D" w:rsidRDefault="0073687F" w:rsidP="00173912">
            <w:pPr>
              <w:rPr>
                <w:rFonts w:asciiTheme="minorHAnsi" w:hAnsiTheme="minorHAnsi" w:cstheme="minorHAnsi"/>
              </w:rPr>
            </w:pPr>
            <w:r w:rsidRPr="00A41A3D">
              <w:rPr>
                <w:rFonts w:asciiTheme="minorHAnsi" w:hAnsiTheme="minorHAnsi" w:cstheme="minorHAnsi"/>
              </w:rPr>
              <w:t>Role</w:t>
            </w:r>
          </w:p>
        </w:tc>
      </w:tr>
      <w:tr w:rsidR="0073687F" w:rsidRPr="00A41A3D"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Pr="00A41A3D" w:rsidRDefault="00EB73E5" w:rsidP="00173912">
            <w:pPr>
              <w:rPr>
                <w:rFonts w:asciiTheme="minorHAnsi" w:hAnsiTheme="minorHAnsi" w:cstheme="minorHAnsi"/>
                <w:sz w:val="22"/>
              </w:rPr>
            </w:pPr>
            <w:r w:rsidRPr="00A41A3D">
              <w:rPr>
                <w:rFonts w:asciiTheme="minorHAnsi" w:hAnsiTheme="minorHAnsi" w:cstheme="minorHAnsi"/>
                <w:sz w:val="22"/>
              </w:rPr>
              <w:t>&lt;Insert Name / email address&gt;</w:t>
            </w:r>
          </w:p>
        </w:tc>
        <w:tc>
          <w:tcPr>
            <w:tcW w:w="0" w:type="dxa"/>
          </w:tcPr>
          <w:p w14:paraId="43C1EC8C" w14:textId="6B39C494" w:rsidR="0073687F" w:rsidRPr="00A41A3D" w:rsidRDefault="0073687F" w:rsidP="00173912">
            <w:pPr>
              <w:rPr>
                <w:rFonts w:asciiTheme="minorHAnsi" w:hAnsiTheme="minorHAnsi" w:cstheme="minorHAnsi"/>
                <w:sz w:val="22"/>
              </w:rPr>
            </w:pPr>
            <w:r w:rsidRPr="00A41A3D">
              <w:rPr>
                <w:rFonts w:asciiTheme="minorHAnsi" w:hAnsiTheme="minorHAnsi" w:cstheme="minorHAnsi"/>
                <w:sz w:val="22"/>
              </w:rPr>
              <w:t>&lt;</w:t>
            </w:r>
            <w:r w:rsidR="00564968" w:rsidRPr="00A41A3D">
              <w:rPr>
                <w:rFonts w:asciiTheme="minorHAnsi" w:hAnsiTheme="minorHAnsi" w:cstheme="minorHAnsi"/>
                <w:sz w:val="22"/>
              </w:rPr>
              <w:t>Insert Role</w:t>
            </w:r>
            <w:r w:rsidR="00EB73E5" w:rsidRPr="00A41A3D">
              <w:rPr>
                <w:rFonts w:asciiTheme="minorHAnsi" w:hAnsiTheme="minorHAnsi" w:cstheme="minorHAnsi"/>
                <w:sz w:val="22"/>
              </w:rPr>
              <w:t>&gt;</w:t>
            </w:r>
          </w:p>
        </w:tc>
      </w:tr>
      <w:tr w:rsidR="0073687F" w:rsidRPr="00A41A3D"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Pr="00A41A3D" w:rsidRDefault="00EB73E5" w:rsidP="00173912">
            <w:pPr>
              <w:rPr>
                <w:rFonts w:asciiTheme="minorHAnsi" w:hAnsiTheme="minorHAnsi" w:cstheme="minorHAnsi"/>
                <w:sz w:val="22"/>
              </w:rPr>
            </w:pPr>
            <w:r w:rsidRPr="00A41A3D">
              <w:rPr>
                <w:rFonts w:asciiTheme="minorHAnsi" w:hAnsiTheme="minorHAnsi" w:cstheme="minorHAnsi"/>
                <w:sz w:val="22"/>
              </w:rPr>
              <w:t>&lt;Insert Name / email address&gt;</w:t>
            </w:r>
          </w:p>
        </w:tc>
        <w:tc>
          <w:tcPr>
            <w:tcW w:w="0" w:type="dxa"/>
          </w:tcPr>
          <w:p w14:paraId="63D28710" w14:textId="40ADC4BD" w:rsidR="0073687F" w:rsidRPr="00A41A3D" w:rsidRDefault="00564968" w:rsidP="00173912">
            <w:pPr>
              <w:rPr>
                <w:rFonts w:asciiTheme="minorHAnsi" w:hAnsiTheme="minorHAnsi" w:cstheme="minorHAnsi"/>
                <w:sz w:val="22"/>
              </w:rPr>
            </w:pPr>
            <w:r w:rsidRPr="00A41A3D">
              <w:rPr>
                <w:rFonts w:asciiTheme="minorHAnsi" w:hAnsiTheme="minorHAnsi" w:cstheme="minorHAnsi"/>
                <w:sz w:val="22"/>
              </w:rPr>
              <w:t>&lt;Insert Role&gt;</w:t>
            </w:r>
          </w:p>
        </w:tc>
      </w:tr>
      <w:tr w:rsidR="0073687F" w:rsidRPr="00A41A3D"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Pr="00A41A3D" w:rsidRDefault="00EB73E5" w:rsidP="00173912">
            <w:pPr>
              <w:rPr>
                <w:rFonts w:asciiTheme="minorHAnsi" w:hAnsiTheme="minorHAnsi" w:cstheme="minorHAnsi"/>
                <w:sz w:val="22"/>
              </w:rPr>
            </w:pPr>
            <w:r w:rsidRPr="00A41A3D">
              <w:rPr>
                <w:rFonts w:asciiTheme="minorHAnsi" w:hAnsiTheme="minorHAnsi" w:cstheme="minorHAnsi"/>
                <w:sz w:val="22"/>
              </w:rPr>
              <w:t>&lt;Insert Name / email address&gt;</w:t>
            </w:r>
          </w:p>
        </w:tc>
        <w:tc>
          <w:tcPr>
            <w:tcW w:w="0" w:type="dxa"/>
          </w:tcPr>
          <w:p w14:paraId="074B5453" w14:textId="640D7CAE" w:rsidR="0073687F" w:rsidRPr="00A41A3D" w:rsidRDefault="00564968" w:rsidP="00173912">
            <w:pPr>
              <w:rPr>
                <w:rFonts w:asciiTheme="minorHAnsi" w:hAnsiTheme="minorHAnsi" w:cstheme="minorHAnsi"/>
                <w:sz w:val="22"/>
              </w:rPr>
            </w:pPr>
            <w:r w:rsidRPr="00A41A3D">
              <w:rPr>
                <w:rFonts w:asciiTheme="minorHAnsi" w:hAnsiTheme="minorHAnsi" w:cstheme="minorHAnsi"/>
                <w:sz w:val="22"/>
              </w:rPr>
              <w:t>&lt;Insert Role&gt;</w:t>
            </w:r>
          </w:p>
        </w:tc>
      </w:tr>
      <w:tr w:rsidR="0073687F" w:rsidRPr="00A41A3D"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Pr="00A41A3D" w:rsidRDefault="00EB73E5" w:rsidP="00173912">
            <w:pPr>
              <w:rPr>
                <w:rFonts w:asciiTheme="minorHAnsi" w:hAnsiTheme="minorHAnsi" w:cstheme="minorHAnsi"/>
                <w:sz w:val="22"/>
              </w:rPr>
            </w:pPr>
            <w:r w:rsidRPr="00A41A3D">
              <w:rPr>
                <w:rFonts w:asciiTheme="minorHAnsi" w:hAnsiTheme="minorHAnsi" w:cstheme="minorHAnsi"/>
                <w:sz w:val="22"/>
              </w:rPr>
              <w:t>&lt;Insert Name / email address&gt;</w:t>
            </w:r>
          </w:p>
        </w:tc>
        <w:tc>
          <w:tcPr>
            <w:tcW w:w="0" w:type="dxa"/>
          </w:tcPr>
          <w:p w14:paraId="6C92EEE1" w14:textId="7474FC6B" w:rsidR="0073687F" w:rsidRPr="00A41A3D" w:rsidRDefault="00564968" w:rsidP="00173912">
            <w:pPr>
              <w:rPr>
                <w:rFonts w:asciiTheme="minorHAnsi" w:hAnsiTheme="minorHAnsi" w:cstheme="minorHAnsi"/>
                <w:sz w:val="22"/>
              </w:rPr>
            </w:pPr>
            <w:r w:rsidRPr="00A41A3D">
              <w:rPr>
                <w:rFonts w:asciiTheme="minorHAnsi" w:hAnsiTheme="minorHAnsi" w:cstheme="minorHAnsi"/>
                <w:sz w:val="22"/>
              </w:rP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FCAC8F1" w14:textId="77777777" w:rsidR="00A36F81" w:rsidRDefault="00A36F81" w:rsidP="00173912"/>
    <w:sectPr w:rsidR="00A36F81" w:rsidSect="00970B9E">
      <w:headerReference w:type="default" r:id="rId58"/>
      <w:footerReference w:type="default" r:id="rId59"/>
      <w:headerReference w:type="first" r:id="rId60"/>
      <w:footerReference w:type="firs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72B83" w14:textId="77777777" w:rsidR="004F0708" w:rsidRDefault="004F0708" w:rsidP="00173912">
      <w:pPr>
        <w:spacing w:after="0" w:line="240" w:lineRule="auto"/>
      </w:pPr>
      <w:r>
        <w:separator/>
      </w:r>
    </w:p>
  </w:endnote>
  <w:endnote w:type="continuationSeparator" w:id="0">
    <w:p w14:paraId="21AA0849" w14:textId="77777777" w:rsidR="004F0708" w:rsidRDefault="004F0708" w:rsidP="00173912">
      <w:pPr>
        <w:spacing w:after="0" w:line="240" w:lineRule="auto"/>
      </w:pPr>
      <w:r>
        <w:continuationSeparator/>
      </w:r>
    </w:p>
  </w:endnote>
  <w:endnote w:type="continuationNotice" w:id="1">
    <w:p w14:paraId="6374C688" w14:textId="77777777" w:rsidR="004F0708" w:rsidRDefault="004F07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4F0708" w:rsidRPr="00987775" w:rsidRDefault="004F0708">
    <w:pPr>
      <w:pStyle w:val="Footer"/>
      <w:rPr>
        <w:b/>
      </w:rPr>
    </w:pPr>
    <w:r>
      <w:t xml:space="preserve">Questions or feedback? </w:t>
    </w:r>
    <w:hyperlink r:id="rId1" w:history="1">
      <w:r w:rsidRPr="00430546">
        <w:rPr>
          <w:rStyle w:val="Hyperlink"/>
        </w:rPr>
        <w:t>https://aka.ms/deploymentplanfeedback</w:t>
      </w:r>
    </w:hyperlink>
  </w:p>
  <w:p w14:paraId="2F117A35" w14:textId="36656267" w:rsidR="004F0708" w:rsidRDefault="004F0708">
    <w:pPr>
      <w:pStyle w:val="Footer"/>
    </w:pPr>
    <w:r w:rsidRPr="00550C9A">
      <w:t xml:space="preserve">Most up to date version can be found at </w:t>
    </w:r>
    <w:r>
      <w:rPr>
        <w:rStyle w:val="Hyperlink"/>
      </w:rPr>
      <w:t>aka.ms/</w:t>
    </w:r>
    <w:proofErr w:type="spellStart"/>
    <w:r>
      <w:rPr>
        <w:rStyle w:val="Hyperlink"/>
      </w:rPr>
      <w:fldChar w:fldCharType="begin"/>
    </w:r>
    <w:r>
      <w:rPr>
        <w:rStyle w:val="Hyperlink"/>
      </w:rPr>
      <w:instrText xml:space="preserve"> HYPERLINK "aka.ms/deploymentplans" </w:instrText>
    </w:r>
    <w:r>
      <w:rPr>
        <w:rStyle w:val="Hyperlink"/>
      </w:rPr>
      <w:fldChar w:fldCharType="separate"/>
    </w:r>
    <w:r w:rsidRPr="00550C9A">
      <w:rPr>
        <w:rStyle w:val="Hyperlink"/>
      </w:rPr>
      <w:t>deploymentplans</w:t>
    </w:r>
    <w:proofErr w:type="spellEnd"/>
    <w:r>
      <w:rPr>
        <w:rStyle w:val="Hyperlink"/>
      </w:rPr>
      <w:fldChar w:fldCharType="end"/>
    </w:r>
    <w:r>
      <w:t xml:space="preserve">                                                            v1                       </w:t>
    </w:r>
    <w:r w:rsidRPr="00430546">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4F0708" w:rsidRPr="00970B9E" w:rsidRDefault="004F0708"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4F0708" w:rsidRDefault="004F0708" w:rsidP="00EC38A4">
    <w:pPr>
      <w:pStyle w:val="Footer"/>
      <w:rPr>
        <w:rStyle w:val="Hyperlink"/>
      </w:rPr>
    </w:pPr>
    <w:r w:rsidRPr="00550C9A">
      <w:t xml:space="preserve">Most up to date version can be found at </w:t>
    </w:r>
    <w:r>
      <w:rPr>
        <w:rStyle w:val="Hyperlink"/>
      </w:rPr>
      <w:t>aka.ms/</w:t>
    </w:r>
    <w:proofErr w:type="spellStart"/>
    <w:r>
      <w:rPr>
        <w:rStyle w:val="Hyperlink"/>
      </w:rPr>
      <w:fldChar w:fldCharType="begin"/>
    </w:r>
    <w:r>
      <w:rPr>
        <w:rStyle w:val="Hyperlink"/>
      </w:rPr>
      <w:instrText xml:space="preserve"> HYPERLINK "http://aka.ms/deploymentplans" </w:instrText>
    </w:r>
    <w:r>
      <w:rPr>
        <w:rStyle w:val="Hyperlink"/>
      </w:rPr>
      <w:fldChar w:fldCharType="separate"/>
    </w:r>
    <w:r w:rsidRPr="00550C9A">
      <w:rPr>
        <w:rStyle w:val="Hyperlink"/>
      </w:rPr>
      <w:t>deploymentplans</w:t>
    </w:r>
    <w:proofErr w:type="spellEnd"/>
    <w:r>
      <w:rPr>
        <w:rStyle w:val="Hyperlink"/>
      </w:rPr>
      <w:fldChar w:fldCharType="end"/>
    </w:r>
  </w:p>
  <w:p w14:paraId="21B356B6" w14:textId="3779B4F6" w:rsidR="004F0708" w:rsidRPr="00EC38A4" w:rsidRDefault="003427CA" w:rsidP="00EC38A4">
    <w:pPr>
      <w:pStyle w:val="Footer"/>
    </w:pPr>
    <w:hyperlink r:id="rId2" w:history="1">
      <w:r w:rsidR="004F0708" w:rsidRPr="0074777B">
        <w:rPr>
          <w:rStyle w:val="Hyperlink"/>
        </w:rPr>
        <w:t>Terms of Use</w:t>
      </w:r>
    </w:hyperlink>
    <w:r w:rsidR="004F0708" w:rsidRPr="00430546">
      <w:t xml:space="preserve">                                                                                                                                                                </w:t>
    </w:r>
    <w:r w:rsidR="004F0708"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CB1F3" w14:textId="77777777" w:rsidR="004F0708" w:rsidRDefault="004F0708" w:rsidP="00173912">
      <w:pPr>
        <w:spacing w:after="0" w:line="240" w:lineRule="auto"/>
      </w:pPr>
      <w:r>
        <w:separator/>
      </w:r>
    </w:p>
  </w:footnote>
  <w:footnote w:type="continuationSeparator" w:id="0">
    <w:p w14:paraId="77830E1F" w14:textId="77777777" w:rsidR="004F0708" w:rsidRDefault="004F0708" w:rsidP="00173912">
      <w:pPr>
        <w:spacing w:after="0" w:line="240" w:lineRule="auto"/>
      </w:pPr>
      <w:r>
        <w:continuationSeparator/>
      </w:r>
    </w:p>
  </w:footnote>
  <w:footnote w:type="continuationNotice" w:id="1">
    <w:p w14:paraId="16C0674F" w14:textId="77777777" w:rsidR="004F0708" w:rsidRDefault="004F07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4F0708" w:rsidRDefault="004F07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4F0708" w:rsidRDefault="004F07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4F0708" w:rsidRDefault="004F0708"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1126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DFA"/>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37DE7"/>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4199"/>
    <w:rsid w:val="0033427D"/>
    <w:rsid w:val="00334D75"/>
    <w:rsid w:val="00335122"/>
    <w:rsid w:val="00336005"/>
    <w:rsid w:val="00336FB5"/>
    <w:rsid w:val="003404E2"/>
    <w:rsid w:val="0034175B"/>
    <w:rsid w:val="003417E2"/>
    <w:rsid w:val="003427CA"/>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711"/>
    <w:rsid w:val="00393FA8"/>
    <w:rsid w:val="00396005"/>
    <w:rsid w:val="00396411"/>
    <w:rsid w:val="003967C5"/>
    <w:rsid w:val="003974F4"/>
    <w:rsid w:val="00397FE3"/>
    <w:rsid w:val="003A364D"/>
    <w:rsid w:val="003A36A5"/>
    <w:rsid w:val="003A3969"/>
    <w:rsid w:val="003A3DB5"/>
    <w:rsid w:val="003A4385"/>
    <w:rsid w:val="003A48E3"/>
    <w:rsid w:val="003A4B91"/>
    <w:rsid w:val="003A4F29"/>
    <w:rsid w:val="003A50F0"/>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6B6A"/>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4527"/>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6E7"/>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A7F"/>
    <w:rsid w:val="004A5C7B"/>
    <w:rsid w:val="004A7A88"/>
    <w:rsid w:val="004B0B0E"/>
    <w:rsid w:val="004B12B7"/>
    <w:rsid w:val="004B1C91"/>
    <w:rsid w:val="004B2931"/>
    <w:rsid w:val="004B3B0E"/>
    <w:rsid w:val="004B4488"/>
    <w:rsid w:val="004B4F8C"/>
    <w:rsid w:val="004B56AD"/>
    <w:rsid w:val="004C0665"/>
    <w:rsid w:val="004C0A64"/>
    <w:rsid w:val="004C0AE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0708"/>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44F"/>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4745"/>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3E5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1328"/>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3E45"/>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5BA5"/>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0E51"/>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3DC1"/>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1A3D"/>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4F31"/>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126"/>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39E6"/>
    <w:rsid w:val="00BE41EC"/>
    <w:rsid w:val="00BE4770"/>
    <w:rsid w:val="00BE60CA"/>
    <w:rsid w:val="00BE6E62"/>
    <w:rsid w:val="00BF171A"/>
    <w:rsid w:val="00BF1B87"/>
    <w:rsid w:val="00BF1E95"/>
    <w:rsid w:val="00BF230C"/>
    <w:rsid w:val="00BF2926"/>
    <w:rsid w:val="00BF2D81"/>
    <w:rsid w:val="00BF3B66"/>
    <w:rsid w:val="00BF5083"/>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2B9B"/>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2FBA"/>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3B8C"/>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50579"/>
    <w:rsid w:val="00E505ED"/>
    <w:rsid w:val="00E50EE3"/>
    <w:rsid w:val="00E51E83"/>
    <w:rsid w:val="00E51EBC"/>
    <w:rsid w:val="00E52197"/>
    <w:rsid w:val="00E521F4"/>
    <w:rsid w:val="00E52FCE"/>
    <w:rsid w:val="00E53D9F"/>
    <w:rsid w:val="00E53DF6"/>
    <w:rsid w:val="00E54468"/>
    <w:rsid w:val="00E54DCE"/>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2079"/>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14:docId w14:val="02D01AC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pricing/details/active-directory/" TargetMode="External"/><Relationship Id="rId39" Type="http://schemas.openxmlformats.org/officeDocument/2006/relationships/hyperlink" Target="https://docs.microsoft.com/intune/planning-guide" TargetMode="External"/><Relationship Id="rId21" Type="http://schemas.openxmlformats.org/officeDocument/2006/relationships/image" Target="media/image10.png"/><Relationship Id="rId34" Type="http://schemas.openxmlformats.org/officeDocument/2006/relationships/hyperlink" Target="https://docs.microsoft.com/azure/active-directory/active-directory-conditional-access-locations" TargetMode="External"/><Relationship Id="rId42" Type="http://schemas.openxmlformats.org/officeDocument/2006/relationships/hyperlink" Target="https://docs.microsoft.com/intune/apps-selective-wipe" TargetMode="External"/><Relationship Id="rId47" Type="http://schemas.openxmlformats.org/officeDocument/2006/relationships/hyperlink" Target="https://docs.microsoft.com/intune/introduction-device-app-lifecycles" TargetMode="External"/><Relationship Id="rId50" Type="http://schemas.openxmlformats.org/officeDocument/2006/relationships/hyperlink" Target="https://docs.microsoft.com/azure/active-directory/active-directory-identityprotection" TargetMode="External"/><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microsoft.com/azure/active-directory/active-directory-conditional-access-azure-portal" TargetMode="Externa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azure/active-directory/active-directory-conditional-access-azure-portal" TargetMode="External"/><Relationship Id="rId30" Type="http://schemas.openxmlformats.org/officeDocument/2006/relationships/hyperlink" Target="https://docs.microsoft.com/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azure/active-directory/active-directory-identityprotection" TargetMode="External"/><Relationship Id="rId46" Type="http://schemas.openxmlformats.org/officeDocument/2006/relationships/image" Target="media/image22.sv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docs.microsoft.com/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intune/planning-guide" TargetMode="External"/><Relationship Id="rId57" Type="http://schemas.openxmlformats.org/officeDocument/2006/relationships/hyperlink" Target="https://docs.microsoft.com/azure/active-directory/active-directory-assign-admin-roles-azure-portal" TargetMode="External"/><Relationship Id="rId10" Type="http://schemas.openxmlformats.org/officeDocument/2006/relationships/footnotes" Target="footnotes.xml"/><Relationship Id="rId31" Type="http://schemas.openxmlformats.org/officeDocument/2006/relationships/hyperlink" Target="https://docs.microsoft.com/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azure/active-directory/active-directory-conditional-access-whatif" TargetMode="Externa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5" ma:contentTypeDescription="Create a new document." ma:contentTypeScope="" ma:versionID="8d30425cbc429711f6d5b3955c144765">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d6cb83fc4c8ec4453bc5fb2fc400ba92"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_x0020_version_x0020_published xmlns="20b429da-18df-4b60-8667-ecabe588cf91" xsi:nil="true"/>
    <Current_x0020_Status xmlns="20b429da-18df-4b60-8667-ecabe588cf91">Ready for Edit</Current_x0020_Status>
    <LastSharedByTime xmlns="2f4ce27d-5312-4f35-bee8-25b1bd889599">2018-05-09T06:53:11+00:00</LastSharedByTime>
    <_Revision xmlns="http://schemas.microsoft.com/sharepoint/v3/fields" xsi:nil="true"/>
    <Git_x0020_hub_x0020_link xmlns="20b429da-18df-4b60-8667-ecabe588cf91">
      <Url xsi:nil="true"/>
      <Description xsi:nil="true"/>
    </Git_x0020_hub_x0020_link>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9A6E0D-018A-47CA-9D90-5E7E9C8A8FE4}">
  <ds:schemaRefs>
    <ds:schemaRef ds:uri="http://schemas.microsoft.com/sharepoint/v3/contenttype/forms"/>
  </ds:schemaRefs>
</ds:datastoreItem>
</file>

<file path=customXml/itemProps3.xml><?xml version="1.0" encoding="utf-8"?>
<ds:datastoreItem xmlns:ds="http://schemas.openxmlformats.org/officeDocument/2006/customXml" ds:itemID="{C866E15A-5F89-4E95-AC42-65C7EAE7D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BDD4CE-4A0B-4178-8AF5-EDF1FBAFBC35}">
  <ds:schemaRefs>
    <ds:schemaRef ds:uri="http://schemas.openxmlformats.org/package/2006/metadata/core-properties"/>
    <ds:schemaRef ds:uri="http://schemas.microsoft.com/office/2006/documentManagement/types"/>
    <ds:schemaRef ds:uri="http://www.w3.org/XML/1998/namespace"/>
    <ds:schemaRef ds:uri="230e9df3-be65-4c73-a93b-d1236ebd677e"/>
    <ds:schemaRef ds:uri="http://schemas.microsoft.com/office/2006/metadata/properties"/>
    <ds:schemaRef ds:uri="20b429da-18df-4b60-8667-ecabe588cf91"/>
    <ds:schemaRef ds:uri="2f4ce27d-5312-4f35-bee8-25b1bd889599"/>
    <ds:schemaRef ds:uri="http://purl.org/dc/terms/"/>
    <ds:schemaRef ds:uri="http://purl.org/dc/dcmitype/"/>
    <ds:schemaRef ds:uri="http://purl.org/dc/elements/1.1/"/>
    <ds:schemaRef ds:uri="http://schemas.microsoft.com/office/infopath/2007/PartnerControls"/>
    <ds:schemaRef ds:uri="http://schemas.microsoft.com/sharepoint/v3/fields"/>
  </ds:schemaRefs>
</ds:datastoreItem>
</file>

<file path=customXml/itemProps5.xml><?xml version="1.0" encoding="utf-8"?>
<ds:datastoreItem xmlns:ds="http://schemas.openxmlformats.org/officeDocument/2006/customXml" ds:itemID="{D15D9F9B-C325-45B2-87DF-7F972A398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4427</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29608</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4259937</vt:i4>
      </vt:variant>
      <vt:variant>
        <vt:i4>147</vt:i4>
      </vt:variant>
      <vt:variant>
        <vt:i4>0</vt:i4>
      </vt:variant>
      <vt:variant>
        <vt:i4>5</vt:i4>
      </vt:variant>
      <vt:variant>
        <vt:lpwstr/>
      </vt:variant>
      <vt:variant>
        <vt:lpwstr>_Device_Compliance_when</vt:lpwstr>
      </vt:variant>
      <vt:variant>
        <vt:i4>3014670</vt:i4>
      </vt:variant>
      <vt:variant>
        <vt:i4>144</vt:i4>
      </vt:variant>
      <vt:variant>
        <vt:i4>0</vt:i4>
      </vt:variant>
      <vt:variant>
        <vt:i4>5</vt:i4>
      </vt:variant>
      <vt:variant>
        <vt:lpwstr/>
      </vt:variant>
      <vt:variant>
        <vt:lpwstr>_MFA_when_not</vt:lpwstr>
      </vt:variant>
      <vt:variant>
        <vt:i4>7995483</vt:i4>
      </vt:variant>
      <vt:variant>
        <vt:i4>141</vt:i4>
      </vt:variant>
      <vt:variant>
        <vt:i4>0</vt:i4>
      </vt:variant>
      <vt:variant>
        <vt:i4>5</vt:i4>
      </vt:variant>
      <vt:variant>
        <vt:lpwstr/>
      </vt:variant>
      <vt:variant>
        <vt:lpwstr>_MFA_for_admins</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1441845</vt:i4>
      </vt:variant>
      <vt:variant>
        <vt:i4>116</vt:i4>
      </vt:variant>
      <vt:variant>
        <vt:i4>0</vt:i4>
      </vt:variant>
      <vt:variant>
        <vt:i4>5</vt:i4>
      </vt:variant>
      <vt:variant>
        <vt:lpwstr/>
      </vt:variant>
      <vt:variant>
        <vt:lpwstr>_Toc513650660</vt:lpwstr>
      </vt:variant>
      <vt:variant>
        <vt:i4>1376309</vt:i4>
      </vt:variant>
      <vt:variant>
        <vt:i4>110</vt:i4>
      </vt:variant>
      <vt:variant>
        <vt:i4>0</vt:i4>
      </vt:variant>
      <vt:variant>
        <vt:i4>5</vt:i4>
      </vt:variant>
      <vt:variant>
        <vt:lpwstr/>
      </vt:variant>
      <vt:variant>
        <vt:lpwstr>_Toc513650659</vt:lpwstr>
      </vt:variant>
      <vt:variant>
        <vt:i4>1376309</vt:i4>
      </vt:variant>
      <vt:variant>
        <vt:i4>104</vt:i4>
      </vt:variant>
      <vt:variant>
        <vt:i4>0</vt:i4>
      </vt:variant>
      <vt:variant>
        <vt:i4>5</vt:i4>
      </vt:variant>
      <vt:variant>
        <vt:lpwstr/>
      </vt:variant>
      <vt:variant>
        <vt:lpwstr>_Toc513650658</vt:lpwstr>
      </vt:variant>
      <vt:variant>
        <vt:i4>1376309</vt:i4>
      </vt:variant>
      <vt:variant>
        <vt:i4>98</vt:i4>
      </vt:variant>
      <vt:variant>
        <vt:i4>0</vt:i4>
      </vt:variant>
      <vt:variant>
        <vt:i4>5</vt:i4>
      </vt:variant>
      <vt:variant>
        <vt:lpwstr/>
      </vt:variant>
      <vt:variant>
        <vt:lpwstr>_Toc513650657</vt:lpwstr>
      </vt:variant>
      <vt:variant>
        <vt:i4>1376309</vt:i4>
      </vt:variant>
      <vt:variant>
        <vt:i4>92</vt:i4>
      </vt:variant>
      <vt:variant>
        <vt:i4>0</vt:i4>
      </vt:variant>
      <vt:variant>
        <vt:i4>5</vt:i4>
      </vt:variant>
      <vt:variant>
        <vt:lpwstr/>
      </vt:variant>
      <vt:variant>
        <vt:lpwstr>_Toc513650656</vt:lpwstr>
      </vt:variant>
      <vt:variant>
        <vt:i4>1376309</vt:i4>
      </vt:variant>
      <vt:variant>
        <vt:i4>86</vt:i4>
      </vt:variant>
      <vt:variant>
        <vt:i4>0</vt:i4>
      </vt:variant>
      <vt:variant>
        <vt:i4>5</vt:i4>
      </vt:variant>
      <vt:variant>
        <vt:lpwstr/>
      </vt:variant>
      <vt:variant>
        <vt:lpwstr>_Toc513650655</vt:lpwstr>
      </vt:variant>
      <vt:variant>
        <vt:i4>1376309</vt:i4>
      </vt:variant>
      <vt:variant>
        <vt:i4>80</vt:i4>
      </vt:variant>
      <vt:variant>
        <vt:i4>0</vt:i4>
      </vt:variant>
      <vt:variant>
        <vt:i4>5</vt:i4>
      </vt:variant>
      <vt:variant>
        <vt:lpwstr/>
      </vt:variant>
      <vt:variant>
        <vt:lpwstr>_Toc513650654</vt:lpwstr>
      </vt:variant>
      <vt:variant>
        <vt:i4>1376309</vt:i4>
      </vt:variant>
      <vt:variant>
        <vt:i4>74</vt:i4>
      </vt:variant>
      <vt:variant>
        <vt:i4>0</vt:i4>
      </vt:variant>
      <vt:variant>
        <vt:i4>5</vt:i4>
      </vt:variant>
      <vt:variant>
        <vt:lpwstr/>
      </vt:variant>
      <vt:variant>
        <vt:lpwstr>_Toc513650653</vt:lpwstr>
      </vt:variant>
      <vt:variant>
        <vt:i4>1376309</vt:i4>
      </vt:variant>
      <vt:variant>
        <vt:i4>68</vt:i4>
      </vt:variant>
      <vt:variant>
        <vt:i4>0</vt:i4>
      </vt:variant>
      <vt:variant>
        <vt:i4>5</vt:i4>
      </vt:variant>
      <vt:variant>
        <vt:lpwstr/>
      </vt:variant>
      <vt:variant>
        <vt:lpwstr>_Toc513650652</vt:lpwstr>
      </vt:variant>
      <vt:variant>
        <vt:i4>1376309</vt:i4>
      </vt:variant>
      <vt:variant>
        <vt:i4>62</vt:i4>
      </vt:variant>
      <vt:variant>
        <vt:i4>0</vt:i4>
      </vt:variant>
      <vt:variant>
        <vt:i4>5</vt:i4>
      </vt:variant>
      <vt:variant>
        <vt:lpwstr/>
      </vt:variant>
      <vt:variant>
        <vt:lpwstr>_Toc513650651</vt:lpwstr>
      </vt:variant>
      <vt:variant>
        <vt:i4>1376309</vt:i4>
      </vt:variant>
      <vt:variant>
        <vt:i4>56</vt:i4>
      </vt:variant>
      <vt:variant>
        <vt:i4>0</vt:i4>
      </vt:variant>
      <vt:variant>
        <vt:i4>5</vt:i4>
      </vt:variant>
      <vt:variant>
        <vt:lpwstr/>
      </vt:variant>
      <vt:variant>
        <vt:lpwstr>_Toc513650650</vt:lpwstr>
      </vt:variant>
      <vt:variant>
        <vt:i4>1310773</vt:i4>
      </vt:variant>
      <vt:variant>
        <vt:i4>50</vt:i4>
      </vt:variant>
      <vt:variant>
        <vt:i4>0</vt:i4>
      </vt:variant>
      <vt:variant>
        <vt:i4>5</vt:i4>
      </vt:variant>
      <vt:variant>
        <vt:lpwstr/>
      </vt:variant>
      <vt:variant>
        <vt:lpwstr>_Toc513650649</vt:lpwstr>
      </vt:variant>
      <vt:variant>
        <vt:i4>1310773</vt:i4>
      </vt:variant>
      <vt:variant>
        <vt:i4>44</vt:i4>
      </vt:variant>
      <vt:variant>
        <vt:i4>0</vt:i4>
      </vt:variant>
      <vt:variant>
        <vt:i4>5</vt:i4>
      </vt:variant>
      <vt:variant>
        <vt:lpwstr/>
      </vt:variant>
      <vt:variant>
        <vt:lpwstr>_Toc513650648</vt:lpwstr>
      </vt:variant>
      <vt:variant>
        <vt:i4>1310773</vt:i4>
      </vt:variant>
      <vt:variant>
        <vt:i4>38</vt:i4>
      </vt:variant>
      <vt:variant>
        <vt:i4>0</vt:i4>
      </vt:variant>
      <vt:variant>
        <vt:i4>5</vt:i4>
      </vt:variant>
      <vt:variant>
        <vt:lpwstr/>
      </vt:variant>
      <vt:variant>
        <vt:lpwstr>_Toc513650647</vt:lpwstr>
      </vt:variant>
      <vt:variant>
        <vt:i4>1310773</vt:i4>
      </vt:variant>
      <vt:variant>
        <vt:i4>32</vt:i4>
      </vt:variant>
      <vt:variant>
        <vt:i4>0</vt:i4>
      </vt:variant>
      <vt:variant>
        <vt:i4>5</vt:i4>
      </vt:variant>
      <vt:variant>
        <vt:lpwstr/>
      </vt:variant>
      <vt:variant>
        <vt:lpwstr>_Toc513650646</vt:lpwstr>
      </vt:variant>
      <vt:variant>
        <vt:i4>1310773</vt:i4>
      </vt:variant>
      <vt:variant>
        <vt:i4>26</vt:i4>
      </vt:variant>
      <vt:variant>
        <vt:i4>0</vt:i4>
      </vt:variant>
      <vt:variant>
        <vt:i4>5</vt:i4>
      </vt:variant>
      <vt:variant>
        <vt:lpwstr/>
      </vt:variant>
      <vt:variant>
        <vt:lpwstr>_Toc513650645</vt:lpwstr>
      </vt:variant>
      <vt:variant>
        <vt:i4>1310773</vt:i4>
      </vt:variant>
      <vt:variant>
        <vt:i4>20</vt:i4>
      </vt:variant>
      <vt:variant>
        <vt:i4>0</vt:i4>
      </vt:variant>
      <vt:variant>
        <vt:i4>5</vt:i4>
      </vt:variant>
      <vt:variant>
        <vt:lpwstr/>
      </vt:variant>
      <vt:variant>
        <vt:lpwstr>_Toc513650644</vt:lpwstr>
      </vt:variant>
      <vt:variant>
        <vt:i4>1310773</vt:i4>
      </vt:variant>
      <vt:variant>
        <vt:i4>14</vt:i4>
      </vt:variant>
      <vt:variant>
        <vt:i4>0</vt:i4>
      </vt:variant>
      <vt:variant>
        <vt:i4>5</vt:i4>
      </vt:variant>
      <vt:variant>
        <vt:lpwstr/>
      </vt:variant>
      <vt:variant>
        <vt:lpwstr>_Toc513650643</vt:lpwstr>
      </vt:variant>
      <vt:variant>
        <vt:i4>1310773</vt:i4>
      </vt:variant>
      <vt:variant>
        <vt:i4>8</vt:i4>
      </vt:variant>
      <vt:variant>
        <vt:i4>0</vt:i4>
      </vt:variant>
      <vt:variant>
        <vt:i4>5</vt:i4>
      </vt:variant>
      <vt:variant>
        <vt:lpwstr/>
      </vt:variant>
      <vt:variant>
        <vt:lpwstr>_Toc513650642</vt:lpwstr>
      </vt:variant>
      <vt:variant>
        <vt:i4>1310773</vt:i4>
      </vt:variant>
      <vt:variant>
        <vt:i4>2</vt:i4>
      </vt:variant>
      <vt:variant>
        <vt:i4>0</vt:i4>
      </vt:variant>
      <vt:variant>
        <vt:i4>5</vt:i4>
      </vt:variant>
      <vt:variant>
        <vt:lpwstr/>
      </vt:variant>
      <vt:variant>
        <vt:lpwstr>_Toc513650641</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2018-08-20T17:48:00Z</dcterms:created>
  <dcterms:modified xsi:type="dcterms:W3CDTF">2018-09-18T00:29:00Z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MSIP_Label_f42aa342-8706-4288-bd11-ebb85995028c_Enabled">
    <vt:lpwstr>True</vt:lpwstr>
  </property>
  <property fmtid="{D5CDD505-2E9C-101B-9397-08002B2CF9AE}" pid="4" name="ContentTypeId">
    <vt:lpwstr>0x010100CB491B387F83E7468FCB4E6A50AC4E2C</vt:lpwstr>
  </property>
  <property fmtid="{D5CDD505-2E9C-101B-9397-08002B2CF9AE}" pid="5" name="MSIP_Label_f42aa342-8706-4288-bd11-ebb85995028c_SetDate">
    <vt:lpwstr>2018-03-13T21:05:48.9969701Z</vt:lpwstr>
  </property>
  <property fmtid="{D5CDD505-2E9C-101B-9397-08002B2CF9AE}" pid="6" name="MSIP_Label_f42aa342-8706-4288-bd11-ebb85995028c_Name">
    <vt:lpwstr>General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Extended_MSFT_Method">
    <vt:lpwstr>Automatic</vt:lpwstr>
  </property>
  <property fmtid="{D5CDD505-2E9C-101B-9397-08002B2CF9AE}" pid="9" name="MSIP_Label_f42aa342-8706-4288-bd11-ebb85995028c_Owner">
    <vt:lpwstr>arvinh@microsoft.com</vt:lpwstr>
  </property>
  <property fmtid="{D5CDD505-2E9C-101B-9397-08002B2CF9AE}" pid="10" name="Sensitivity">
    <vt:lpwstr>General</vt:lpwstr>
  </property>
</Properties>
</file>